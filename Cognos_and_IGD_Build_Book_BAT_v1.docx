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315662" w14:textId="4DE9482B" w:rsidR="00185743" w:rsidRDefault="00185743" w:rsidP="008303A1">
      <w:pPr>
        <w:jc w:val="center"/>
        <w:rPr>
          <w:b/>
          <w:sz w:val="32"/>
          <w:szCs w:val="32"/>
        </w:rPr>
      </w:pPr>
      <w:r w:rsidRPr="008303A1">
        <w:rPr>
          <w:b/>
          <w:sz w:val="32"/>
          <w:szCs w:val="32"/>
        </w:rPr>
        <w:t>IGD</w:t>
      </w:r>
      <w:r w:rsidR="00B0704D">
        <w:rPr>
          <w:b/>
          <w:sz w:val="32"/>
          <w:szCs w:val="32"/>
        </w:rPr>
        <w:t xml:space="preserve"> </w:t>
      </w:r>
      <w:r w:rsidR="00BD3F5A">
        <w:rPr>
          <w:b/>
          <w:sz w:val="32"/>
          <w:szCs w:val="32"/>
        </w:rPr>
        <w:t>Install</w:t>
      </w:r>
      <w:r w:rsidR="00B0704D">
        <w:rPr>
          <w:b/>
          <w:sz w:val="32"/>
          <w:szCs w:val="32"/>
        </w:rPr>
        <w:t>ation</w:t>
      </w:r>
      <w:r w:rsidR="00BD3F5A">
        <w:rPr>
          <w:b/>
          <w:sz w:val="32"/>
          <w:szCs w:val="32"/>
        </w:rPr>
        <w:t xml:space="preserve"> and Config</w:t>
      </w:r>
      <w:r w:rsidR="00ED208B">
        <w:rPr>
          <w:b/>
          <w:sz w:val="32"/>
          <w:szCs w:val="32"/>
        </w:rPr>
        <w:t>uration</w:t>
      </w:r>
      <w:r w:rsidR="00AE0B62">
        <w:rPr>
          <w:b/>
          <w:sz w:val="32"/>
          <w:szCs w:val="32"/>
        </w:rPr>
        <w:t xml:space="preserve"> in BAT</w:t>
      </w:r>
    </w:p>
    <w:p w14:paraId="07CBB22A" w14:textId="77777777" w:rsidR="00BD3F5A" w:rsidRPr="008303A1" w:rsidRDefault="00BD3F5A" w:rsidP="008303A1">
      <w:pPr>
        <w:jc w:val="center"/>
        <w:rPr>
          <w:b/>
          <w:sz w:val="32"/>
          <w:szCs w:val="32"/>
        </w:rPr>
      </w:pPr>
    </w:p>
    <w:p w14:paraId="2C7EB074" w14:textId="3B9FAD23" w:rsidR="00185743" w:rsidRDefault="00B0704D" w:rsidP="00B0704D">
      <w:pPr>
        <w:pStyle w:val="Heading1"/>
      </w:pPr>
      <w:r>
        <w:t>Create a Cognos ID</w:t>
      </w:r>
      <w:r w:rsidR="00E370DC">
        <w:t xml:space="preserve"> </w:t>
      </w:r>
      <w:r>
        <w:t>to access databases</w:t>
      </w:r>
    </w:p>
    <w:p w14:paraId="134418A7" w14:textId="77777777" w:rsidR="00E370DC" w:rsidRDefault="00E370DC" w:rsidP="00185743"/>
    <w:p w14:paraId="36726F39" w14:textId="39E75693" w:rsidR="00185743" w:rsidRPr="00FF7A26" w:rsidRDefault="00B0704D" w:rsidP="008303A1">
      <w:pPr>
        <w:pStyle w:val="ListParagraph"/>
        <w:numPr>
          <w:ilvl w:val="0"/>
          <w:numId w:val="2"/>
        </w:numPr>
        <w:rPr>
          <w:b/>
        </w:rPr>
      </w:pPr>
      <w:r>
        <w:t>DB2 DBA</w:t>
      </w:r>
      <w:r w:rsidR="00185743">
        <w:t xml:space="preserve"> </w:t>
      </w:r>
      <w:r>
        <w:t>c</w:t>
      </w:r>
      <w:r w:rsidR="00185743" w:rsidRPr="00B0704D">
        <w:t xml:space="preserve">reate </w:t>
      </w:r>
      <w:r w:rsidRPr="00B0704D">
        <w:t>a read only Cognos ID</w:t>
      </w:r>
      <w:r w:rsidR="00FF7A26" w:rsidRPr="00B0704D">
        <w:t xml:space="preserve"> to access </w:t>
      </w:r>
      <w:r w:rsidR="00185743" w:rsidRPr="00B0704D">
        <w:t>XMETA and IADB</w:t>
      </w:r>
      <w:ins w:id="0" w:author="Wendy Zhu" w:date="2021-03-29T16:12:00Z">
        <w:r w:rsidR="007A7B46">
          <w:t xml:space="preserve"> in BAT Environment (ALNXDB91)</w:t>
        </w:r>
      </w:ins>
    </w:p>
    <w:p w14:paraId="5F21AC28" w14:textId="77777777" w:rsidR="00FF7A26" w:rsidRDefault="00FF7A26" w:rsidP="00FF7A26">
      <w:pPr>
        <w:ind w:left="720"/>
      </w:pPr>
    </w:p>
    <w:p w14:paraId="32AC7D50" w14:textId="568876B5" w:rsidR="00185743" w:rsidRPr="00FF7A26" w:rsidRDefault="00FF7A26" w:rsidP="005D60B7">
      <w:pPr>
        <w:pStyle w:val="ListParagraph"/>
        <w:numPr>
          <w:ilvl w:val="0"/>
          <w:numId w:val="2"/>
        </w:numPr>
        <w:rPr>
          <w:b/>
        </w:rPr>
      </w:pPr>
      <w:r w:rsidRPr="00B0704D">
        <w:t>G</w:t>
      </w:r>
      <w:r w:rsidR="00185743" w:rsidRPr="00B0704D">
        <w:t xml:space="preserve">rant </w:t>
      </w:r>
      <w:ins w:id="1" w:author="Wendy Zhu" w:date="2021-03-29T16:32:00Z">
        <w:r w:rsidR="00853508">
          <w:t>Reader</w:t>
        </w:r>
      </w:ins>
      <w:ins w:id="2" w:author="Wendy Zhu" w:date="2021-03-29T16:17:00Z">
        <w:r w:rsidR="007076C6">
          <w:t xml:space="preserve"> </w:t>
        </w:r>
      </w:ins>
      <w:r w:rsidR="00185743" w:rsidRPr="00B0704D">
        <w:t xml:space="preserve">access to </w:t>
      </w:r>
      <w:proofErr w:type="spellStart"/>
      <w:r w:rsidR="00B0704D">
        <w:t>Cognos</w:t>
      </w:r>
      <w:proofErr w:type="spellEnd"/>
      <w:r w:rsidR="00B0704D">
        <w:t xml:space="preserve"> ID</w:t>
      </w:r>
      <w:ins w:id="3" w:author="Wendy Zhu" w:date="2021-03-29T16:13:00Z">
        <w:r w:rsidR="007A7B46">
          <w:t xml:space="preserve"> (cdbigd01)</w:t>
        </w:r>
      </w:ins>
      <w:r w:rsidR="00185743" w:rsidRPr="00B0704D">
        <w:t xml:space="preserve"> on XMETA</w:t>
      </w:r>
      <w:ins w:id="4" w:author="Wendy Zhu" w:date="2021-03-29T16:17:00Z">
        <w:r w:rsidR="007076C6">
          <w:t>(DXMEB011)</w:t>
        </w:r>
      </w:ins>
      <w:r w:rsidR="00185743" w:rsidRPr="00B0704D">
        <w:t xml:space="preserve"> and IADB</w:t>
      </w:r>
      <w:ins w:id="5" w:author="Wendy Zhu" w:date="2021-03-29T16:17:00Z">
        <w:r w:rsidR="007076C6">
          <w:t>(DIAB011)</w:t>
        </w:r>
      </w:ins>
      <w:ins w:id="6" w:author="Wendy Zhu" w:date="2021-03-29T16:12:00Z">
        <w:r w:rsidR="007A7B46">
          <w:t xml:space="preserve"> in BAT Environment (ALNXDB91)</w:t>
        </w:r>
      </w:ins>
    </w:p>
    <w:p w14:paraId="1E502D79" w14:textId="77777777" w:rsidR="00185743" w:rsidRDefault="00185743" w:rsidP="00185743"/>
    <w:p w14:paraId="101EBD86" w14:textId="77777777" w:rsidR="00185743" w:rsidRPr="00FF7A26" w:rsidRDefault="00185743" w:rsidP="005D60B7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 w:rsidR="00FF7A26" w:rsidRPr="00B0704D">
        <w:t>C</w:t>
      </w:r>
      <w:r w:rsidRPr="00B0704D">
        <w:t>reate schema igdconfg on XMETA database</w:t>
      </w:r>
    </w:p>
    <w:p w14:paraId="742842BD" w14:textId="0B9A5FC4" w:rsidR="00185743" w:rsidRDefault="00185743" w:rsidP="00185743"/>
    <w:p w14:paraId="05BCC31A" w14:textId="5FE2E093" w:rsidR="00185743" w:rsidRDefault="00D96FDD" w:rsidP="00D96FDD">
      <w:pPr>
        <w:pStyle w:val="ListParagraph"/>
        <w:numPr>
          <w:ilvl w:val="0"/>
          <w:numId w:val="2"/>
        </w:numPr>
      </w:pPr>
      <w:r>
        <w:t>Run</w:t>
      </w:r>
      <w:r w:rsidR="00185743">
        <w:t xml:space="preserve"> </w:t>
      </w:r>
      <w:r w:rsidRPr="00D96FDD">
        <w:rPr>
          <w:b/>
        </w:rPr>
        <w:t>CreateIGDConfigTables_DB2.sql</w:t>
      </w:r>
      <w:r>
        <w:t xml:space="preserve"> and </w:t>
      </w:r>
      <w:proofErr w:type="spellStart"/>
      <w:r w:rsidR="00185743" w:rsidRPr="00D96FDD">
        <w:rPr>
          <w:rFonts w:ascii="Courier New" w:hAnsi="Courier New" w:cs="Courier New"/>
          <w:b/>
          <w:sz w:val="20"/>
          <w:szCs w:val="20"/>
        </w:rPr>
        <w:t>PopulateIGDConfigTables.sql</w:t>
      </w:r>
      <w:proofErr w:type="spellEnd"/>
      <w:r>
        <w:rPr>
          <w:rFonts w:ascii="Courier New" w:hAnsi="Courier New" w:cs="Courier New"/>
          <w:b/>
          <w:sz w:val="20"/>
          <w:szCs w:val="20"/>
        </w:rPr>
        <w:t xml:space="preserve"> </w:t>
      </w:r>
      <w:r w:rsidR="00871391" w:rsidRPr="00FB44CA">
        <w:t xml:space="preserve">in the zip file </w:t>
      </w:r>
      <w:r w:rsidRPr="00FB44CA">
        <w:t>to</w:t>
      </w:r>
      <w:r w:rsidR="00231C3A">
        <w:t xml:space="preserve"> </w:t>
      </w:r>
      <w:r w:rsidR="00185743">
        <w:t xml:space="preserve"> </w:t>
      </w:r>
      <w:r>
        <w:t>c</w:t>
      </w:r>
      <w:r w:rsidRPr="00231C3A">
        <w:t>reate and populate IGD config tables on XMETA database</w:t>
      </w:r>
      <w:r>
        <w:t xml:space="preserve"> </w:t>
      </w:r>
      <w:r w:rsidR="00231C3A">
        <w:t>(C</w:t>
      </w:r>
      <w:r>
        <w:t>heck with</w:t>
      </w:r>
      <w:r w:rsidR="00231C3A">
        <w:t xml:space="preserve"> WSIB DBA for </w:t>
      </w:r>
      <w:r>
        <w:t xml:space="preserve">any updates or </w:t>
      </w:r>
      <w:r w:rsidR="00231C3A">
        <w:t>questions on database activities)</w:t>
      </w:r>
    </w:p>
    <w:p w14:paraId="028A530C" w14:textId="4FE413D6" w:rsidR="00185743" w:rsidRDefault="00185743" w:rsidP="00185743">
      <w:r>
        <w:tab/>
      </w:r>
    </w:p>
    <w:p w14:paraId="6030F864" w14:textId="19F293E4" w:rsidR="0099516B" w:rsidRDefault="009B45F3" w:rsidP="00185743">
      <w:r>
        <w:t xml:space="preserve">Refer </w:t>
      </w:r>
      <w:r w:rsidR="00871391">
        <w:t xml:space="preserve">to the zip file </w:t>
      </w:r>
      <w:r w:rsidR="00D96FDD">
        <w:t>here f</w:t>
      </w:r>
      <w:r>
        <w:t xml:space="preserve">or </w:t>
      </w:r>
      <w:r w:rsidR="00D96FDD">
        <w:t>the two</w:t>
      </w:r>
      <w:r>
        <w:t xml:space="preserve"> </w:t>
      </w:r>
      <w:proofErr w:type="spellStart"/>
      <w:r>
        <w:t>sql</w:t>
      </w:r>
      <w:proofErr w:type="spellEnd"/>
      <w:r>
        <w:t xml:space="preserve"> files.</w:t>
      </w:r>
    </w:p>
    <w:p w14:paraId="095C28DF" w14:textId="3585366F" w:rsidR="00D96FDD" w:rsidRDefault="009540BC" w:rsidP="00185743">
      <w:pPr>
        <w:rPr>
          <w:ins w:id="7" w:author="Wendy Zhu" w:date="2021-03-29T16:23:00Z"/>
        </w:rPr>
      </w:pPr>
      <w:r>
        <w:object w:dxaOrig="705" w:dyaOrig="810" w14:anchorId="23021E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55pt;height:40.2pt" o:ole="">
            <v:imagedata r:id="rId6" o:title=""/>
          </v:shape>
          <o:OLEObject Type="Embed" ProgID="Package" ShapeID="_x0000_i1025" DrawAspect="Content" ObjectID="_1679310579" r:id="rId7"/>
        </w:object>
      </w:r>
    </w:p>
    <w:p w14:paraId="7AD29BB6" w14:textId="5BA9BC4F" w:rsidR="002B75C8" w:rsidRDefault="002B75C8">
      <w:pPr>
        <w:pStyle w:val="ListParagraph"/>
        <w:numPr>
          <w:ilvl w:val="0"/>
          <w:numId w:val="2"/>
        </w:numPr>
        <w:rPr>
          <w:ins w:id="8" w:author="Wendy Zhu" w:date="2021-03-29T16:23:00Z"/>
        </w:rPr>
        <w:pPrChange w:id="9" w:author="Wendy Zhu" w:date="2021-03-29T16:26:00Z">
          <w:pPr/>
        </w:pPrChange>
      </w:pPr>
      <w:ins w:id="10" w:author="Wendy Zhu" w:date="2021-03-29T16:23:00Z">
        <w:r w:rsidRPr="002B75C8">
          <w:t xml:space="preserve">Cataloging in </w:t>
        </w:r>
        <w:proofErr w:type="spellStart"/>
        <w:r w:rsidRPr="002B75C8">
          <w:t>Cognos</w:t>
        </w:r>
        <w:proofErr w:type="spellEnd"/>
        <w:r w:rsidRPr="002B75C8">
          <w:t xml:space="preserve"> App Server DAIXAP1X</w:t>
        </w:r>
        <w:r>
          <w:t xml:space="preserve"> to connect to ALNXDB91 for below DBs</w:t>
        </w:r>
      </w:ins>
      <w:ins w:id="11" w:author="Wendy Zhu" w:date="2021-03-29T16:35:00Z">
        <w:r w:rsidR="00853508">
          <w:t xml:space="preserve"> under /db2home/ina1ap1x</w:t>
        </w:r>
      </w:ins>
    </w:p>
    <w:p w14:paraId="7CAC9385" w14:textId="77777777" w:rsidR="002B75C8" w:rsidRDefault="002B75C8">
      <w:pPr>
        <w:ind w:left="720"/>
        <w:rPr>
          <w:ins w:id="12" w:author="Wendy Zhu" w:date="2021-03-29T16:23:00Z"/>
        </w:rPr>
        <w:pPrChange w:id="13" w:author="Wendy Zhu" w:date="2021-03-29T16:35:00Z">
          <w:pPr/>
        </w:pPrChange>
      </w:pPr>
      <w:ins w:id="14" w:author="Wendy Zhu" w:date="2021-03-29T16:23:00Z">
        <w:r>
          <w:t>XMETA DB - port 25771</w:t>
        </w:r>
      </w:ins>
    </w:p>
    <w:p w14:paraId="2C565BC8" w14:textId="23EBFB19" w:rsidR="002B75C8" w:rsidRDefault="002B75C8">
      <w:pPr>
        <w:ind w:left="720"/>
        <w:pPrChange w:id="15" w:author="Wendy Zhu" w:date="2021-03-29T16:35:00Z">
          <w:pPr/>
        </w:pPrChange>
      </w:pPr>
      <w:ins w:id="16" w:author="Wendy Zhu" w:date="2021-03-29T16:23:00Z">
        <w:r>
          <w:t>IADB - port 25791</w:t>
        </w:r>
      </w:ins>
    </w:p>
    <w:p w14:paraId="51B5F8A8" w14:textId="75974FF3" w:rsidR="0099516B" w:rsidRDefault="002B75C8">
      <w:pPr>
        <w:ind w:left="360"/>
        <w:rPr>
          <w:ins w:id="17" w:author="Wendy Zhu" w:date="2021-03-29T16:28:00Z"/>
        </w:rPr>
        <w:pPrChange w:id="18" w:author="Wendy Zhu" w:date="2021-03-29T16:27:00Z">
          <w:pPr/>
        </w:pPrChange>
      </w:pPr>
      <w:ins w:id="19" w:author="Wendy Zhu" w:date="2021-03-29T16:22:00Z">
        <w:r>
          <w:rPr>
            <w:noProof/>
          </w:rPr>
          <w:drawing>
            <wp:inline distT="0" distB="0" distL="0" distR="0" wp14:anchorId="4438E2AF" wp14:editId="4868BC96">
              <wp:extent cx="3150187" cy="2899494"/>
              <wp:effectExtent l="0" t="0" r="0" b="0"/>
              <wp:docPr id="2" name="Picture 2" descr="cid:image008.png@01D724AC.6AA5BAE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id:image008.png@01D724AC.6AA5BAE0"/>
                      <pic:cNvPicPr>
                        <a:picLocks noChangeAspect="1" noChangeArrowheads="1"/>
                      </pic:cNvPicPr>
                    </pic:nvPicPr>
                    <pic:blipFill>
                      <a:blip r:embed="rId8" r:link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55478" cy="290436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8E312C4" w14:textId="1E899429" w:rsidR="00973964" w:rsidRDefault="00973964">
      <w:pPr>
        <w:ind w:left="360"/>
        <w:rPr>
          <w:ins w:id="20" w:author="Wendy Zhu" w:date="2021-03-29T16:28:00Z"/>
        </w:rPr>
        <w:pPrChange w:id="21" w:author="Wendy Zhu" w:date="2021-03-29T16:27:00Z">
          <w:pPr/>
        </w:pPrChange>
      </w:pPr>
    </w:p>
    <w:p w14:paraId="1F059A59" w14:textId="61FCA2C3" w:rsidR="00973964" w:rsidRDefault="00973964">
      <w:pPr>
        <w:ind w:left="360"/>
        <w:rPr>
          <w:ins w:id="22" w:author="Wendy Zhu" w:date="2021-03-29T16:28:00Z"/>
        </w:rPr>
        <w:pPrChange w:id="23" w:author="Wendy Zhu" w:date="2021-03-29T16:27:00Z">
          <w:pPr/>
        </w:pPrChange>
      </w:pPr>
      <w:ins w:id="24" w:author="Wendy Zhu" w:date="2021-03-29T16:28:00Z">
        <w:r>
          <w:t>Related SRs</w:t>
        </w:r>
      </w:ins>
      <w:ins w:id="25" w:author="Wendy Zhu" w:date="2021-03-29T16:29:00Z">
        <w:r>
          <w:t>:</w:t>
        </w:r>
      </w:ins>
    </w:p>
    <w:p w14:paraId="36D35DAF" w14:textId="65BDCBA1" w:rsidR="00973964" w:rsidRDefault="00973964">
      <w:pPr>
        <w:ind w:left="360"/>
        <w:rPr>
          <w:ins w:id="26" w:author="Wendy Zhu" w:date="2021-03-29T16:28:00Z"/>
        </w:rPr>
        <w:pPrChange w:id="27" w:author="Wendy Zhu" w:date="2021-03-29T16:28:00Z">
          <w:pPr/>
        </w:pPrChange>
      </w:pPr>
      <w:ins w:id="28" w:author="Wendy Zhu" w:date="2021-03-29T16:28:00Z">
        <w:r w:rsidRPr="00973964">
          <w:rPr>
            <w:rPrChange w:id="29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fldChar w:fldCharType="begin"/>
        </w:r>
        <w:r w:rsidRPr="00973964">
          <w:rPr>
            <w:rPrChange w:id="30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instrText xml:space="preserve"> HYPERLINK "https://urldefense.com/v3/__https:/wsib.service-now.com/sc_request.do?sys_id=61b00e861bc3a4107257da01ec4bcb79&amp;sysparm_stack=sc_request_list.do*sysparm_query=active=true__;Pw!!AaIhyw!7IZc9z7IzOS8dof0vC_76sQ0X_Vbaq0XUVnlbCwe6gIecSLN557e9RiMHGlI-LUC$" </w:instrText>
        </w:r>
        <w:r w:rsidRPr="00973964">
          <w:rPr>
            <w:rPrChange w:id="31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fldChar w:fldCharType="separate"/>
        </w:r>
        <w:r w:rsidRPr="00973964">
          <w:rPr>
            <w:rPrChange w:id="32" w:author="Wendy Zhu" w:date="2021-03-29T16:28:00Z">
              <w:rPr>
                <w:rStyle w:val="Hyperlink"/>
                <w:rFonts w:ascii="SourceSansPro" w:hAnsi="SourceSansPro"/>
                <w:color w:val="0000FF"/>
                <w:sz w:val="18"/>
                <w:szCs w:val="18"/>
                <w:shd w:val="clear" w:color="auto" w:fill="F5F5F5"/>
              </w:rPr>
            </w:rPrChange>
          </w:rPr>
          <w:t>REQ0259914</w:t>
        </w:r>
        <w:r w:rsidRPr="00973964">
          <w:rPr>
            <w:rPrChange w:id="33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fldChar w:fldCharType="end"/>
        </w:r>
        <w:r w:rsidRPr="00973964">
          <w:rPr>
            <w:rPrChange w:id="34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t xml:space="preserve"> &gt; </w:t>
        </w:r>
        <w:r w:rsidRPr="00973964">
          <w:rPr>
            <w:rPrChange w:id="35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fldChar w:fldCharType="begin"/>
        </w:r>
        <w:r w:rsidRPr="00973964">
          <w:rPr>
            <w:rPrChange w:id="36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instrText xml:space="preserve"> HYPERLINK "https://urldefense.com/v3/__https:/wsib.service-now.com/sc_req_item.do?sys_id=a5b00e861bc3a4107257da01ec4bcb79&amp;sysparm_stack=sc_req_item_list.do*sysparm_query=active=true__;Pw!!AaIhyw!7IZc9z7IzOS8dof0vC_76sQ0X_Vbaq0XUVnlbCwe6gIecSLN557e9RiMHKRq-zrR$" </w:instrText>
        </w:r>
        <w:r w:rsidRPr="00973964">
          <w:rPr>
            <w:rPrChange w:id="37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fldChar w:fldCharType="separate"/>
        </w:r>
        <w:r w:rsidRPr="00973964">
          <w:rPr>
            <w:rPrChange w:id="38" w:author="Wendy Zhu" w:date="2021-03-29T16:28:00Z">
              <w:rPr>
                <w:rStyle w:val="Hyperlink"/>
                <w:rFonts w:ascii="SourceSansPro" w:hAnsi="SourceSansPro"/>
                <w:color w:val="0000FF"/>
                <w:sz w:val="18"/>
                <w:szCs w:val="18"/>
                <w:shd w:val="clear" w:color="auto" w:fill="F5F5F5"/>
              </w:rPr>
            </w:rPrChange>
          </w:rPr>
          <w:t>RITM0278518</w:t>
        </w:r>
        <w:r w:rsidRPr="00973964">
          <w:rPr>
            <w:rPrChange w:id="39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fldChar w:fldCharType="end"/>
        </w:r>
        <w:r w:rsidRPr="00973964">
          <w:rPr>
            <w:rPrChange w:id="40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</w:rPr>
            </w:rPrChange>
          </w:rPr>
          <w:t xml:space="preserve"> &gt; </w:t>
        </w:r>
        <w:r w:rsidRPr="00973964">
          <w:rPr>
            <w:rPrChange w:id="41" w:author="Wendy Zhu" w:date="2021-03-29T16:28:00Z">
              <w:rPr>
                <w:rStyle w:val="breadcrumb5"/>
                <w:rFonts w:ascii="SourceSansPro" w:hAnsi="SourceSansPro"/>
                <w:color w:val="303A46"/>
                <w:sz w:val="18"/>
                <w:szCs w:val="18"/>
              </w:rPr>
            </w:rPrChange>
          </w:rPr>
          <w:t>TASK0486442</w:t>
        </w:r>
      </w:ins>
    </w:p>
    <w:p w14:paraId="4AD66911" w14:textId="77777777" w:rsidR="00973964" w:rsidRPr="00973964" w:rsidRDefault="00973964">
      <w:pPr>
        <w:ind w:left="360"/>
        <w:rPr>
          <w:ins w:id="42" w:author="Wendy Zhu" w:date="2021-03-29T16:28:00Z"/>
          <w:rPrChange w:id="43" w:author="Wendy Zhu" w:date="2021-03-29T16:28:00Z">
            <w:rPr>
              <w:ins w:id="44" w:author="Wendy Zhu" w:date="2021-03-29T16:28:00Z"/>
              <w:color w:val="1F497D"/>
            </w:rPr>
          </w:rPrChange>
        </w:rPr>
        <w:pPrChange w:id="45" w:author="Wendy Zhu" w:date="2021-03-29T16:28:00Z">
          <w:pPr/>
        </w:pPrChange>
      </w:pPr>
      <w:ins w:id="46" w:author="Wendy Zhu" w:date="2021-03-29T16:28:00Z">
        <w:r>
          <w:fldChar w:fldCharType="begin"/>
        </w:r>
        <w:r>
          <w:instrText xml:space="preserve"> HYPERLINK "https://wsib.service-now.com/sc_request.do?sys_id=d91fdc841b5324107257da01ec4bcb75&amp;sysparm_stack=sc_request_list.do?sysparm_query=active=true" </w:instrText>
        </w:r>
        <w:r>
          <w:fldChar w:fldCharType="separate"/>
        </w:r>
        <w:r w:rsidRPr="00973964">
          <w:rPr>
            <w:rPrChange w:id="47" w:author="Wendy Zhu" w:date="2021-03-29T16:28:00Z">
              <w:rPr>
                <w:rStyle w:val="Hyperlink"/>
                <w:rFonts w:ascii="SourceSansPro" w:hAnsi="SourceSansPro"/>
                <w:color w:val="278EFC"/>
                <w:sz w:val="18"/>
                <w:szCs w:val="18"/>
                <w:shd w:val="clear" w:color="auto" w:fill="F5F5F5"/>
              </w:rPr>
            </w:rPrChange>
          </w:rPr>
          <w:t>REQ0261099</w:t>
        </w:r>
        <w:r>
          <w:fldChar w:fldCharType="end"/>
        </w:r>
        <w:r w:rsidRPr="00973964">
          <w:rPr>
            <w:rFonts w:hint="eastAsia"/>
            <w:rPrChange w:id="48" w:author="Wendy Zhu" w:date="2021-03-29T16:28:00Z">
              <w:rPr>
                <w:rFonts w:ascii="SourceSansPro" w:hAnsi="SourceSansPro" w:hint="eastAsia"/>
                <w:color w:val="303A46"/>
                <w:sz w:val="18"/>
                <w:szCs w:val="18"/>
                <w:shd w:val="clear" w:color="auto" w:fill="FFFFFF"/>
              </w:rPr>
            </w:rPrChange>
          </w:rPr>
          <w:t> </w:t>
        </w:r>
        <w:r w:rsidRPr="00973964">
          <w:rPr>
            <w:rPrChange w:id="49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  <w:shd w:val="clear" w:color="auto" w:fill="FFFFFF"/>
              </w:rPr>
            </w:rPrChange>
          </w:rPr>
          <w:t>&gt;</w:t>
        </w:r>
        <w:r w:rsidRPr="00973964">
          <w:rPr>
            <w:rFonts w:hint="eastAsia"/>
            <w:rPrChange w:id="50" w:author="Wendy Zhu" w:date="2021-03-29T16:28:00Z">
              <w:rPr>
                <w:rFonts w:ascii="SourceSansPro" w:hAnsi="SourceSansPro" w:hint="eastAsia"/>
                <w:color w:val="303A46"/>
                <w:sz w:val="18"/>
                <w:szCs w:val="18"/>
                <w:shd w:val="clear" w:color="auto" w:fill="FFFFFF"/>
              </w:rPr>
            </w:rPrChange>
          </w:rPr>
          <w:t> </w:t>
        </w:r>
        <w:r>
          <w:fldChar w:fldCharType="begin"/>
        </w:r>
        <w:r>
          <w:instrText xml:space="preserve"> HYPERLINK "https://wsib.service-now.com/sc_req_item.do?sys_id=611fdc841b5324107257da01ec4bcb76&amp;sysparm_stack=sc_req_item_list.do?sysparm_query=active=true" </w:instrText>
        </w:r>
        <w:r>
          <w:fldChar w:fldCharType="separate"/>
        </w:r>
        <w:r w:rsidRPr="00973964">
          <w:rPr>
            <w:rPrChange w:id="51" w:author="Wendy Zhu" w:date="2021-03-29T16:28:00Z">
              <w:rPr>
                <w:rStyle w:val="Hyperlink"/>
                <w:rFonts w:ascii="SourceSansPro" w:hAnsi="SourceSansPro"/>
                <w:sz w:val="18"/>
                <w:szCs w:val="18"/>
                <w:shd w:val="clear" w:color="auto" w:fill="F5F5F5"/>
              </w:rPr>
            </w:rPrChange>
          </w:rPr>
          <w:t>RITM0279791</w:t>
        </w:r>
        <w:r>
          <w:fldChar w:fldCharType="end"/>
        </w:r>
        <w:r w:rsidRPr="00973964">
          <w:rPr>
            <w:rFonts w:hint="eastAsia"/>
            <w:rPrChange w:id="52" w:author="Wendy Zhu" w:date="2021-03-29T16:28:00Z">
              <w:rPr>
                <w:rFonts w:ascii="SourceSansPro" w:hAnsi="SourceSansPro" w:hint="eastAsia"/>
                <w:color w:val="303A46"/>
                <w:sz w:val="18"/>
                <w:szCs w:val="18"/>
                <w:shd w:val="clear" w:color="auto" w:fill="FFFFFF"/>
              </w:rPr>
            </w:rPrChange>
          </w:rPr>
          <w:t> </w:t>
        </w:r>
        <w:r w:rsidRPr="00973964">
          <w:rPr>
            <w:rPrChange w:id="53" w:author="Wendy Zhu" w:date="2021-03-29T16:28:00Z">
              <w:rPr>
                <w:rFonts w:ascii="SourceSansPro" w:hAnsi="SourceSansPro"/>
                <w:color w:val="303A46"/>
                <w:sz w:val="18"/>
                <w:szCs w:val="18"/>
                <w:shd w:val="clear" w:color="auto" w:fill="FFFFFF"/>
              </w:rPr>
            </w:rPrChange>
          </w:rPr>
          <w:t>&gt;</w:t>
        </w:r>
        <w:r w:rsidRPr="00973964">
          <w:rPr>
            <w:rFonts w:hint="eastAsia"/>
            <w:rPrChange w:id="54" w:author="Wendy Zhu" w:date="2021-03-29T16:28:00Z">
              <w:rPr>
                <w:rFonts w:ascii="SourceSansPro" w:hAnsi="SourceSansPro" w:hint="eastAsia"/>
                <w:color w:val="303A46"/>
                <w:sz w:val="18"/>
                <w:szCs w:val="18"/>
                <w:shd w:val="clear" w:color="auto" w:fill="FFFFFF"/>
              </w:rPr>
            </w:rPrChange>
          </w:rPr>
          <w:t> </w:t>
        </w:r>
        <w:r w:rsidRPr="00973964">
          <w:rPr>
            <w:rPrChange w:id="55" w:author="Wendy Zhu" w:date="2021-03-29T16:28:00Z">
              <w:rPr>
                <w:rStyle w:val="breadcrumb"/>
                <w:rFonts w:ascii="SourceSansPro" w:hAnsi="SourceSansPro"/>
                <w:color w:val="303A46"/>
                <w:sz w:val="18"/>
                <w:szCs w:val="18"/>
                <w:shd w:val="clear" w:color="auto" w:fill="F5F5F5"/>
              </w:rPr>
            </w:rPrChange>
          </w:rPr>
          <w:t>TASK0488333</w:t>
        </w:r>
      </w:ins>
    </w:p>
    <w:p w14:paraId="3D39BD26" w14:textId="77777777" w:rsidR="00973964" w:rsidRDefault="00973964">
      <w:pPr>
        <w:ind w:left="360"/>
        <w:rPr>
          <w:ins w:id="56" w:author="Wendy Zhu" w:date="2021-03-29T16:28:00Z"/>
        </w:rPr>
        <w:pPrChange w:id="57" w:author="Wendy Zhu" w:date="2021-03-29T16:28:00Z">
          <w:pPr/>
        </w:pPrChange>
      </w:pPr>
    </w:p>
    <w:p w14:paraId="095A5B16" w14:textId="77777777" w:rsidR="00973964" w:rsidRDefault="00973964">
      <w:pPr>
        <w:ind w:left="360"/>
        <w:pPrChange w:id="58" w:author="Wendy Zhu" w:date="2021-03-29T16:27:00Z">
          <w:pPr/>
        </w:pPrChange>
      </w:pPr>
    </w:p>
    <w:p w14:paraId="4D112730" w14:textId="77777777" w:rsidR="00185743" w:rsidRPr="00E370DC" w:rsidRDefault="00185743" w:rsidP="00871391">
      <w:pPr>
        <w:pStyle w:val="Heading1"/>
      </w:pPr>
      <w:r w:rsidRPr="00E370DC">
        <w:t>Configure Cognos application firewall to accept URLs</w:t>
      </w:r>
    </w:p>
    <w:p w14:paraId="679DD136" w14:textId="77777777" w:rsidR="00FB44CA" w:rsidRDefault="00FB44CA" w:rsidP="00FB44CA"/>
    <w:p w14:paraId="376E8D2C" w14:textId="6A3A4CCD" w:rsidR="00E56843" w:rsidRPr="00FB44CA" w:rsidRDefault="002252E0" w:rsidP="00405A3B">
      <w:pPr>
        <w:pStyle w:val="ListParagraph"/>
        <w:numPr>
          <w:ilvl w:val="0"/>
          <w:numId w:val="8"/>
        </w:numPr>
      </w:pPr>
      <w:r>
        <w:t xml:space="preserve">Take a backup </w:t>
      </w:r>
      <w:r w:rsidR="00871391">
        <w:t>of</w:t>
      </w:r>
      <w:r w:rsidR="0067360B">
        <w:t xml:space="preserve"> file </w:t>
      </w:r>
      <w:r w:rsidR="00405A3B">
        <w:t>Cognos Home</w:t>
      </w:r>
      <w:r w:rsidR="00E56843" w:rsidRPr="00FB44CA">
        <w:t>/configuration/cogstartup.xml</w:t>
      </w:r>
    </w:p>
    <w:p w14:paraId="79C83481" w14:textId="77777777" w:rsidR="00FB44CA" w:rsidRPr="00405A3B" w:rsidRDefault="00871391" w:rsidP="00405A3B">
      <w:pPr>
        <w:pStyle w:val="ListParagraph"/>
        <w:numPr>
          <w:ilvl w:val="0"/>
          <w:numId w:val="8"/>
        </w:numPr>
        <w:shd w:val="clear" w:color="auto" w:fill="FFFFFF"/>
        <w:textAlignment w:val="baseline"/>
        <w:rPr>
          <w:rFonts w:ascii="Arial" w:hAnsi="Arial" w:cs="Arial"/>
          <w:color w:val="323232"/>
        </w:rPr>
      </w:pPr>
      <w:r w:rsidRPr="00871391">
        <w:t>Stop Cognos</w:t>
      </w:r>
      <w:r>
        <w:t xml:space="preserve"> service</w:t>
      </w:r>
    </w:p>
    <w:p w14:paraId="34BA0927" w14:textId="01FD9EF8" w:rsidR="00FB44CA" w:rsidRPr="00405A3B" w:rsidRDefault="00FB44CA" w:rsidP="00405A3B">
      <w:pPr>
        <w:pStyle w:val="ListParagraph"/>
        <w:numPr>
          <w:ilvl w:val="0"/>
          <w:numId w:val="8"/>
        </w:numPr>
        <w:shd w:val="clear" w:color="auto" w:fill="FFFFFF"/>
        <w:textAlignment w:val="baseline"/>
        <w:rPr>
          <w:rFonts w:ascii="Arial" w:hAnsi="Arial" w:cs="Arial"/>
          <w:color w:val="323232"/>
        </w:rPr>
      </w:pPr>
      <w:r w:rsidRPr="00FB44CA">
        <w:t>Launch</w:t>
      </w:r>
      <w:r w:rsidR="00871391" w:rsidRPr="00FB44CA">
        <w:t xml:space="preserve"> Cognos Configuration</w:t>
      </w:r>
    </w:p>
    <w:p w14:paraId="430FF5DC" w14:textId="1C5661F3" w:rsidR="00871391" w:rsidRPr="00405A3B" w:rsidRDefault="00405A3B" w:rsidP="00405A3B">
      <w:pPr>
        <w:pStyle w:val="ListParagraph"/>
        <w:numPr>
          <w:ilvl w:val="0"/>
          <w:numId w:val="8"/>
        </w:numPr>
        <w:shd w:val="clear" w:color="auto" w:fill="FFFFFF"/>
        <w:textAlignment w:val="baseline"/>
        <w:rPr>
          <w:rFonts w:ascii="Arial" w:hAnsi="Arial" w:cs="Arial"/>
          <w:color w:val="323232"/>
        </w:rPr>
      </w:pPr>
      <w:r>
        <w:t xml:space="preserve">In </w:t>
      </w:r>
      <w:r w:rsidRPr="00405A3B">
        <w:rPr>
          <w:rStyle w:val="keyword"/>
          <w:rFonts w:ascii="Arial" w:hAnsi="Arial" w:cs="Arial"/>
          <w:color w:val="323232"/>
          <w:bdr w:val="none" w:sz="0" w:space="0" w:color="auto" w:frame="1"/>
        </w:rPr>
        <w:t>Explorer window</w:t>
      </w:r>
      <w:r w:rsidR="00871391" w:rsidRPr="00FB44CA">
        <w:t>, select </w:t>
      </w:r>
      <w:r w:rsidR="00871391"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>Security</w:t>
      </w:r>
      <w:r w:rsidR="00871391" w:rsidRPr="00FB44CA">
        <w:t> &gt;</w:t>
      </w:r>
      <w:r w:rsidR="00871391" w:rsidRPr="00405A3B">
        <w:rPr>
          <w:rStyle w:val="ph"/>
          <w:rFonts w:ascii="Arial" w:hAnsi="Arial" w:cs="Arial"/>
          <w:color w:val="323232"/>
          <w:bdr w:val="none" w:sz="0" w:space="0" w:color="auto" w:frame="1"/>
        </w:rPr>
        <w:t> </w:t>
      </w:r>
      <w:r w:rsidR="00871391"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>IBM Cognos Application Firewall</w:t>
      </w:r>
      <w:r w:rsidR="00871391"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.</w:t>
      </w:r>
    </w:p>
    <w:p w14:paraId="5657D3E2" w14:textId="28C4001C" w:rsidR="00871391" w:rsidRPr="00405A3B" w:rsidRDefault="00871391" w:rsidP="00405A3B">
      <w:pPr>
        <w:pStyle w:val="ListParagraph"/>
        <w:numPr>
          <w:ilvl w:val="0"/>
          <w:numId w:val="8"/>
        </w:numPr>
        <w:shd w:val="clear" w:color="auto" w:fill="FFFFFF"/>
        <w:textAlignment w:val="baseline"/>
        <w:rPr>
          <w:rFonts w:ascii="Arial" w:hAnsi="Arial" w:cs="Arial"/>
          <w:color w:val="323232"/>
        </w:rPr>
      </w:pPr>
      <w:r w:rsidRPr="00FB44CA">
        <w:t xml:space="preserve">In </w:t>
      </w:r>
      <w:r w:rsidRPr="00405A3B">
        <w:rPr>
          <w:rStyle w:val="keyword"/>
          <w:rFonts w:ascii="Arial" w:hAnsi="Arial" w:cs="Arial"/>
          <w:color w:val="323232"/>
          <w:bdr w:val="none" w:sz="0" w:space="0" w:color="auto" w:frame="1"/>
        </w:rPr>
        <w:t>Properties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 xml:space="preserve"> window, </w:t>
      </w:r>
      <w:r w:rsidRPr="00FB44CA">
        <w:t>set the value of the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 </w:t>
      </w:r>
      <w:r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>Enable CAF validation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 </w:t>
      </w:r>
      <w:r w:rsidRPr="00FB44CA">
        <w:t>property to true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.</w:t>
      </w:r>
    </w:p>
    <w:p w14:paraId="02687293" w14:textId="77777777" w:rsidR="00871391" w:rsidRPr="00405A3B" w:rsidRDefault="00871391" w:rsidP="00405A3B">
      <w:pPr>
        <w:pStyle w:val="ListParagraph"/>
        <w:numPr>
          <w:ilvl w:val="0"/>
          <w:numId w:val="8"/>
        </w:numPr>
        <w:shd w:val="clear" w:color="auto" w:fill="FFFFFF"/>
        <w:textAlignment w:val="baseline"/>
        <w:rPr>
          <w:rFonts w:ascii="Arial" w:hAnsi="Arial" w:cs="Arial"/>
          <w:color w:val="323232"/>
        </w:rPr>
      </w:pPr>
      <w:r w:rsidRPr="00FB44CA">
        <w:t>For the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 </w:t>
      </w:r>
      <w:r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>Valid domains and hosts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 </w:t>
      </w:r>
      <w:r w:rsidRPr="00FB44CA">
        <w:t>property, select the value, and then click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 </w:t>
      </w:r>
      <w:r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>Edit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.</w:t>
      </w:r>
    </w:p>
    <w:p w14:paraId="7C003356" w14:textId="78E2546B" w:rsidR="00871391" w:rsidRPr="00405A3B" w:rsidRDefault="00871391" w:rsidP="00405A3B">
      <w:pPr>
        <w:pStyle w:val="ListParagraph"/>
        <w:numPr>
          <w:ilvl w:val="0"/>
          <w:numId w:val="8"/>
        </w:numPr>
        <w:shd w:val="clear" w:color="auto" w:fill="FFFFFF"/>
        <w:textAlignment w:val="baseline"/>
        <w:rPr>
          <w:rFonts w:ascii="Arial" w:hAnsi="Arial" w:cs="Arial"/>
          <w:color w:val="323232"/>
        </w:rPr>
      </w:pPr>
      <w:r w:rsidRPr="00405A3B">
        <w:t>In the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 xml:space="preserve"> Value - Valid domains or hosts </w:t>
      </w:r>
      <w:r w:rsidRPr="00405A3B">
        <w:t>dialog box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 xml:space="preserve">, </w:t>
      </w:r>
      <w:r w:rsidRPr="00B9721F">
        <w:t>click </w:t>
      </w:r>
      <w:r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>Add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 </w:t>
      </w:r>
      <w:r w:rsidRPr="00405A3B">
        <w:t xml:space="preserve">and enter the </w:t>
      </w:r>
      <w:r w:rsidR="00405A3B" w:rsidRPr="00405A3B">
        <w:t xml:space="preserve">following </w:t>
      </w:r>
      <w:r w:rsidR="00B9721F">
        <w:t>values</w:t>
      </w:r>
      <w:r w:rsidR="00405A3B" w:rsidRPr="00405A3B">
        <w:t xml:space="preserve"> and then</w:t>
      </w:r>
      <w:r w:rsidRPr="00405A3B">
        <w:t xml:space="preserve"> click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 </w:t>
      </w:r>
      <w:r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>OK</w:t>
      </w:r>
      <w:r w:rsidR="00405A3B"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 xml:space="preserve"> </w:t>
      </w:r>
      <w:r w:rsidR="00405A3B" w:rsidRPr="00405A3B">
        <w:t>once completed</w:t>
      </w:r>
      <w:r w:rsidRPr="00405A3B">
        <w:t>.</w:t>
      </w:r>
    </w:p>
    <w:p w14:paraId="18399650" w14:textId="0874B54A" w:rsidR="00871391" w:rsidRDefault="00786AE1" w:rsidP="00B9721F">
      <w:pPr>
        <w:spacing w:before="240" w:after="160" w:line="259" w:lineRule="auto"/>
        <w:ind w:left="720"/>
      </w:pPr>
      <w:ins w:id="59" w:author="Wendy Zhu" w:date="2021-03-29T16:05:00Z">
        <w:r>
          <w:fldChar w:fldCharType="begin"/>
        </w:r>
        <w:r>
          <w:instrText xml:space="preserve"> HYPERLINK "</w:instrText>
        </w:r>
      </w:ins>
      <w:r w:rsidRPr="00786AE1">
        <w:rPr>
          <w:rPrChange w:id="60" w:author="Wendy Zhu" w:date="2021-03-29T16:05:00Z">
            <w:rPr>
              <w:rStyle w:val="Hyperlink"/>
            </w:rPr>
          </w:rPrChange>
        </w:rPr>
        <w:instrText>https://10.49.</w:instrText>
      </w:r>
      <w:ins w:id="61" w:author="Wendy Zhu" w:date="2021-03-29T16:04:00Z">
        <w:r w:rsidRPr="00786AE1">
          <w:rPr>
            <w:rPrChange w:id="62" w:author="Wendy Zhu" w:date="2021-03-29T16:05:00Z">
              <w:rPr>
                <w:rStyle w:val="Hyperlink"/>
              </w:rPr>
            </w:rPrChange>
          </w:rPr>
          <w:instrText>48.9</w:instrText>
        </w:r>
      </w:ins>
      <w:r w:rsidRPr="00786AE1">
        <w:rPr>
          <w:rPrChange w:id="63" w:author="Wendy Zhu" w:date="2021-03-29T16:05:00Z">
            <w:rPr>
              <w:rStyle w:val="Hyperlink"/>
            </w:rPr>
          </w:rPrChange>
        </w:rPr>
        <w:instrText>:9446/ibm/iis/igc/</w:instrText>
      </w:r>
      <w:ins w:id="64" w:author="Wendy Zhu" w:date="2021-03-29T16:05:00Z">
        <w:r>
          <w:instrText xml:space="preserve">" </w:instrText>
        </w:r>
        <w:r>
          <w:fldChar w:fldCharType="separate"/>
        </w:r>
      </w:ins>
      <w:r w:rsidRPr="00786AE1">
        <w:rPr>
          <w:rStyle w:val="Hyperlink"/>
        </w:rPr>
        <w:t>https://10.49.</w:t>
      </w:r>
      <w:ins w:id="65" w:author="Wendy Zhu" w:date="2021-03-29T16:04:00Z">
        <w:r w:rsidRPr="00786AE1">
          <w:rPr>
            <w:rStyle w:val="Hyperlink"/>
          </w:rPr>
          <w:t>48.9</w:t>
        </w:r>
      </w:ins>
      <w:del w:id="66" w:author="Wendy Zhu" w:date="2021-03-29T16:04:00Z">
        <w:r w:rsidRPr="00786AE1" w:rsidDel="00786AE1">
          <w:rPr>
            <w:rStyle w:val="Hyperlink"/>
          </w:rPr>
          <w:delText>45.5</w:delText>
        </w:r>
      </w:del>
      <w:r w:rsidRPr="00786AE1">
        <w:rPr>
          <w:rStyle w:val="Hyperlink"/>
        </w:rPr>
        <w:t>:9446/ibm/iis/igc/</w:t>
      </w:r>
      <w:ins w:id="67" w:author="Wendy Zhu" w:date="2021-03-29T16:05:00Z">
        <w:r>
          <w:fldChar w:fldCharType="end"/>
        </w:r>
      </w:ins>
    </w:p>
    <w:p w14:paraId="74483D4C" w14:textId="2B691B03" w:rsidR="00871391" w:rsidRPr="00405A3B" w:rsidRDefault="00786AE1" w:rsidP="00B9721F">
      <w:pPr>
        <w:shd w:val="clear" w:color="auto" w:fill="FFFFFF"/>
        <w:spacing w:before="240"/>
        <w:ind w:left="720"/>
        <w:textAlignment w:val="top"/>
        <w:rPr>
          <w:rFonts w:ascii="Arial" w:hAnsi="Arial" w:cs="Arial"/>
          <w:color w:val="323232"/>
        </w:rPr>
      </w:pPr>
      <w:ins w:id="68" w:author="Wendy Zhu" w:date="2021-03-29T16:05:00Z">
        <w:r>
          <w:rPr>
            <w:shd w:val="clear" w:color="auto" w:fill="FFFFFF"/>
          </w:rPr>
          <w:fldChar w:fldCharType="begin"/>
        </w:r>
        <w:r>
          <w:rPr>
            <w:shd w:val="clear" w:color="auto" w:fill="FFFFFF"/>
          </w:rPr>
          <w:instrText xml:space="preserve"> HYPERLINK "</w:instrText>
        </w:r>
      </w:ins>
      <w:r w:rsidRPr="00786AE1">
        <w:rPr>
          <w:rPrChange w:id="69" w:author="Wendy Zhu" w:date="2021-03-29T16:05:00Z">
            <w:rPr>
              <w:rStyle w:val="Hyperlink"/>
              <w:shd w:val="clear" w:color="auto" w:fill="FFFFFF"/>
            </w:rPr>
          </w:rPrChange>
        </w:rPr>
        <w:instrText>https://10.49.</w:instrText>
      </w:r>
      <w:ins w:id="70" w:author="Wendy Zhu" w:date="2021-03-29T16:05:00Z">
        <w:r w:rsidRPr="00786AE1">
          <w:rPr>
            <w:rPrChange w:id="71" w:author="Wendy Zhu" w:date="2021-03-29T16:05:00Z">
              <w:rPr>
                <w:rStyle w:val="Hyperlink"/>
                <w:shd w:val="clear" w:color="auto" w:fill="FFFFFF"/>
              </w:rPr>
            </w:rPrChange>
          </w:rPr>
          <w:instrText>48.9</w:instrText>
        </w:r>
      </w:ins>
      <w:r w:rsidRPr="00786AE1">
        <w:rPr>
          <w:rPrChange w:id="72" w:author="Wendy Zhu" w:date="2021-03-29T16:05:00Z">
            <w:rPr>
              <w:rStyle w:val="Hyperlink"/>
              <w:shd w:val="clear" w:color="auto" w:fill="FFFFFF"/>
            </w:rPr>
          </w:rPrChange>
        </w:rPr>
        <w:instrText>:9446/ibm/iis/events#subscriptions</w:instrText>
      </w:r>
      <w:ins w:id="73" w:author="Wendy Zhu" w:date="2021-03-29T16:05:00Z">
        <w:r>
          <w:rPr>
            <w:shd w:val="clear" w:color="auto" w:fill="FFFFFF"/>
          </w:rPr>
          <w:instrText xml:space="preserve">" </w:instrText>
        </w:r>
        <w:r>
          <w:rPr>
            <w:shd w:val="clear" w:color="auto" w:fill="FFFFFF"/>
          </w:rPr>
          <w:fldChar w:fldCharType="separate"/>
        </w:r>
      </w:ins>
      <w:r w:rsidRPr="00786AE1">
        <w:rPr>
          <w:rStyle w:val="Hyperlink"/>
          <w:shd w:val="clear" w:color="auto" w:fill="FFFFFF"/>
        </w:rPr>
        <w:t>https://10.49.</w:t>
      </w:r>
      <w:ins w:id="74" w:author="Wendy Zhu" w:date="2021-03-29T16:05:00Z">
        <w:r w:rsidRPr="00786AE1">
          <w:rPr>
            <w:rStyle w:val="Hyperlink"/>
            <w:shd w:val="clear" w:color="auto" w:fill="FFFFFF"/>
          </w:rPr>
          <w:t>48.9</w:t>
        </w:r>
      </w:ins>
      <w:del w:id="75" w:author="Wendy Zhu" w:date="2021-03-29T16:05:00Z">
        <w:r w:rsidRPr="00786AE1" w:rsidDel="00786AE1">
          <w:rPr>
            <w:rStyle w:val="Hyperlink"/>
            <w:shd w:val="clear" w:color="auto" w:fill="FFFFFF"/>
          </w:rPr>
          <w:delText>45.5</w:delText>
        </w:r>
      </w:del>
      <w:r w:rsidRPr="00786AE1">
        <w:rPr>
          <w:rStyle w:val="Hyperlink"/>
          <w:shd w:val="clear" w:color="auto" w:fill="FFFFFF"/>
        </w:rPr>
        <w:t>:9446/ibm/iis/events#subscriptions</w:t>
      </w:r>
      <w:ins w:id="76" w:author="Wendy Zhu" w:date="2021-03-29T16:05:00Z">
        <w:r>
          <w:rPr>
            <w:shd w:val="clear" w:color="auto" w:fill="FFFFFF"/>
          </w:rPr>
          <w:fldChar w:fldCharType="end"/>
        </w:r>
      </w:ins>
    </w:p>
    <w:p w14:paraId="12648AB3" w14:textId="3D06A0F6" w:rsidR="00871391" w:rsidRPr="00405A3B" w:rsidRDefault="00786AE1" w:rsidP="00B9721F">
      <w:pPr>
        <w:shd w:val="clear" w:color="auto" w:fill="FFFFFF"/>
        <w:spacing w:before="240"/>
        <w:ind w:left="720"/>
        <w:textAlignment w:val="top"/>
        <w:rPr>
          <w:rFonts w:ascii="Arial" w:hAnsi="Arial" w:cs="Arial"/>
          <w:color w:val="323232"/>
        </w:rPr>
      </w:pPr>
      <w:ins w:id="77" w:author="Wendy Zhu" w:date="2021-03-29T16:05:00Z">
        <w:r>
          <w:fldChar w:fldCharType="begin"/>
        </w:r>
        <w:r>
          <w:instrText xml:space="preserve"> HYPERLINK "</w:instrText>
        </w:r>
      </w:ins>
      <w:r w:rsidRPr="00786AE1">
        <w:rPr>
          <w:rPrChange w:id="78" w:author="Wendy Zhu" w:date="2021-03-29T16:05:00Z">
            <w:rPr>
              <w:rStyle w:val="Hyperlink"/>
            </w:rPr>
          </w:rPrChange>
        </w:rPr>
        <w:instrText>https://10.49.</w:instrText>
      </w:r>
      <w:ins w:id="79" w:author="Wendy Zhu" w:date="2021-03-29T16:05:00Z">
        <w:r w:rsidRPr="00786AE1">
          <w:rPr>
            <w:rPrChange w:id="80" w:author="Wendy Zhu" w:date="2021-03-29T16:05:00Z">
              <w:rPr>
                <w:rStyle w:val="Hyperlink"/>
              </w:rPr>
            </w:rPrChange>
          </w:rPr>
          <w:instrText>48.9</w:instrText>
        </w:r>
      </w:ins>
      <w:r w:rsidRPr="00786AE1">
        <w:rPr>
          <w:rPrChange w:id="81" w:author="Wendy Zhu" w:date="2021-03-29T16:05:00Z">
            <w:rPr>
              <w:rStyle w:val="Hyperlink"/>
            </w:rPr>
          </w:rPrChange>
        </w:rPr>
        <w:instrText>:9446/ibm/iis/dqec#exceptionmanager</w:instrText>
      </w:r>
      <w:ins w:id="82" w:author="Wendy Zhu" w:date="2021-03-29T16:05:00Z">
        <w:r>
          <w:instrText xml:space="preserve">" </w:instrText>
        </w:r>
        <w:r>
          <w:fldChar w:fldCharType="separate"/>
        </w:r>
      </w:ins>
      <w:r w:rsidRPr="00786AE1">
        <w:rPr>
          <w:rStyle w:val="Hyperlink"/>
        </w:rPr>
        <w:t>https://10.49.</w:t>
      </w:r>
      <w:ins w:id="83" w:author="Wendy Zhu" w:date="2021-03-29T16:05:00Z">
        <w:r w:rsidRPr="00786AE1">
          <w:rPr>
            <w:rStyle w:val="Hyperlink"/>
          </w:rPr>
          <w:t>48.9</w:t>
        </w:r>
      </w:ins>
      <w:del w:id="84" w:author="Wendy Zhu" w:date="2021-03-29T16:05:00Z">
        <w:r w:rsidRPr="00786AE1" w:rsidDel="00786AE1">
          <w:rPr>
            <w:rStyle w:val="Hyperlink"/>
          </w:rPr>
          <w:delText>45.5</w:delText>
        </w:r>
      </w:del>
      <w:r w:rsidRPr="00786AE1">
        <w:rPr>
          <w:rStyle w:val="Hyperlink"/>
        </w:rPr>
        <w:t>:9446/ibm/iis/dqec#exceptionmanager</w:t>
      </w:r>
      <w:ins w:id="85" w:author="Wendy Zhu" w:date="2021-03-29T16:05:00Z">
        <w:r>
          <w:fldChar w:fldCharType="end"/>
        </w:r>
      </w:ins>
    </w:p>
    <w:p w14:paraId="3629A4E8" w14:textId="224A0C5B" w:rsidR="00871391" w:rsidRPr="00405A3B" w:rsidRDefault="00786AE1" w:rsidP="00B9721F">
      <w:pPr>
        <w:shd w:val="clear" w:color="auto" w:fill="FFFFFF"/>
        <w:spacing w:before="240" w:after="240"/>
        <w:ind w:left="720"/>
        <w:textAlignment w:val="top"/>
        <w:rPr>
          <w:rFonts w:ascii="Arial" w:hAnsi="Arial" w:cs="Arial"/>
          <w:color w:val="323232"/>
        </w:rPr>
      </w:pPr>
      <w:ins w:id="86" w:author="Wendy Zhu" w:date="2021-03-29T16:07:00Z">
        <w:r>
          <w:fldChar w:fldCharType="begin"/>
        </w:r>
        <w:r>
          <w:instrText xml:space="preserve"> HYPERLINK "</w:instrText>
        </w:r>
      </w:ins>
      <w:r w:rsidRPr="00786AE1">
        <w:rPr>
          <w:rPrChange w:id="87" w:author="Wendy Zhu" w:date="2021-03-29T16:07:00Z">
            <w:rPr>
              <w:rStyle w:val="Hyperlink"/>
            </w:rPr>
          </w:rPrChange>
        </w:rPr>
        <w:instrText>https://10.49.</w:instrText>
      </w:r>
      <w:ins w:id="88" w:author="Wendy Zhu" w:date="2021-03-29T16:05:00Z">
        <w:r w:rsidRPr="00786AE1">
          <w:rPr>
            <w:rPrChange w:id="89" w:author="Wendy Zhu" w:date="2021-03-29T16:07:00Z">
              <w:rPr>
                <w:rStyle w:val="Hyperlink"/>
              </w:rPr>
            </w:rPrChange>
          </w:rPr>
          <w:instrText>48.9</w:instrText>
        </w:r>
      </w:ins>
      <w:r w:rsidRPr="00786AE1">
        <w:rPr>
          <w:rPrChange w:id="90" w:author="Wendy Zhu" w:date="2021-03-29T16:07:00Z">
            <w:rPr>
              <w:rStyle w:val="Hyperlink"/>
            </w:rPr>
          </w:rPrChange>
        </w:rPr>
        <w:instrText>:9446/</w:instrText>
      </w:r>
      <w:r w:rsidRPr="00786AE1">
        <w:rPr>
          <w:rPrChange w:id="91" w:author="Wendy Zhu" w:date="2021-03-29T16:07:00Z">
            <w:rPr>
              <w:rStyle w:val="Hyperlink"/>
              <w:color w:val="323232"/>
              <w:shd w:val="clear" w:color="auto" w:fill="FFFFFF"/>
            </w:rPr>
          </w:rPrChange>
        </w:rPr>
        <w:instrText>ProcessPortal</w:instrText>
      </w:r>
      <w:ins w:id="92" w:author="Wendy Zhu" w:date="2021-03-29T16:07:00Z">
        <w:r>
          <w:instrText xml:space="preserve">" </w:instrText>
        </w:r>
        <w:r>
          <w:fldChar w:fldCharType="separate"/>
        </w:r>
      </w:ins>
      <w:r w:rsidRPr="00786AE1">
        <w:rPr>
          <w:rStyle w:val="Hyperlink"/>
        </w:rPr>
        <w:t>https://10.49.</w:t>
      </w:r>
      <w:ins w:id="93" w:author="Wendy Zhu" w:date="2021-03-29T16:05:00Z">
        <w:r w:rsidRPr="00786AE1">
          <w:rPr>
            <w:rStyle w:val="Hyperlink"/>
          </w:rPr>
          <w:t>48.9</w:t>
        </w:r>
      </w:ins>
      <w:del w:id="94" w:author="Wendy Zhu" w:date="2021-03-29T16:05:00Z">
        <w:r w:rsidRPr="00786AE1" w:rsidDel="00786AE1">
          <w:rPr>
            <w:rStyle w:val="Hyperlink"/>
          </w:rPr>
          <w:delText>45.5</w:delText>
        </w:r>
      </w:del>
      <w:r w:rsidRPr="007A7B46">
        <w:rPr>
          <w:rStyle w:val="Hyperlink"/>
        </w:rPr>
        <w:t>:9446/</w:t>
      </w:r>
      <w:r w:rsidRPr="00A21CCB">
        <w:rPr>
          <w:rStyle w:val="Hyperlink"/>
          <w:shd w:val="clear" w:color="auto" w:fill="FFFFFF"/>
          <w:rPrChange w:id="95" w:author="Wendy Zhu" w:date="2021-03-29T16:07:00Z">
            <w:rPr>
              <w:rStyle w:val="Hyperlink"/>
              <w:color w:val="323232"/>
              <w:shd w:val="clear" w:color="auto" w:fill="FFFFFF"/>
            </w:rPr>
          </w:rPrChange>
        </w:rPr>
        <w:t>ProcessPortal</w:t>
      </w:r>
      <w:ins w:id="96" w:author="Wendy Zhu" w:date="2021-03-29T16:07:00Z">
        <w:r>
          <w:fldChar w:fldCharType="end"/>
        </w:r>
      </w:ins>
    </w:p>
    <w:p w14:paraId="56394064" w14:textId="7A358B5D" w:rsidR="00E56843" w:rsidRPr="00405A3B" w:rsidRDefault="00871391" w:rsidP="00405A3B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20"/>
          <w:szCs w:val="20"/>
          <w:highlight w:val="lightGray"/>
        </w:rPr>
      </w:pPr>
      <w:r w:rsidRPr="00405A3B">
        <w:t>In the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 </w:t>
      </w:r>
      <w:r w:rsidRPr="00405A3B">
        <w:rPr>
          <w:rStyle w:val="keyword"/>
          <w:rFonts w:ascii="Arial" w:hAnsi="Arial" w:cs="Arial"/>
          <w:color w:val="323232"/>
          <w:bdr w:val="none" w:sz="0" w:space="0" w:color="auto" w:frame="1"/>
        </w:rPr>
        <w:t>Properties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 xml:space="preserve"> window, </w:t>
      </w:r>
      <w:r w:rsidRPr="00405A3B">
        <w:t>click </w:t>
      </w:r>
      <w:r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>File</w:t>
      </w:r>
      <w:r w:rsidRPr="00405A3B">
        <w:rPr>
          <w:rStyle w:val="ph"/>
          <w:rFonts w:ascii="Arial" w:hAnsi="Arial" w:cs="Arial"/>
          <w:color w:val="323232"/>
          <w:bdr w:val="none" w:sz="0" w:space="0" w:color="auto" w:frame="1"/>
        </w:rPr>
        <w:t> &gt; </w:t>
      </w:r>
      <w:r w:rsidRPr="00405A3B">
        <w:rPr>
          <w:rStyle w:val="ph"/>
          <w:rFonts w:ascii="Arial" w:hAnsi="Arial" w:cs="Arial"/>
          <w:b/>
          <w:bCs/>
          <w:color w:val="323232"/>
          <w:bdr w:val="none" w:sz="0" w:space="0" w:color="auto" w:frame="1"/>
        </w:rPr>
        <w:t>Save</w:t>
      </w:r>
      <w:r w:rsidRPr="00405A3B">
        <w:rPr>
          <w:rStyle w:val="cmd"/>
          <w:rFonts w:ascii="Arial" w:hAnsi="Arial" w:cs="Arial"/>
          <w:color w:val="323232"/>
          <w:bdr w:val="none" w:sz="0" w:space="0" w:color="auto" w:frame="1"/>
        </w:rPr>
        <w:t>.</w:t>
      </w:r>
    </w:p>
    <w:p w14:paraId="6D681BDC" w14:textId="77777777" w:rsidR="0067360B" w:rsidRDefault="0067360B" w:rsidP="00185743"/>
    <w:p w14:paraId="4E01B777" w14:textId="4748E90D" w:rsidR="00E56843" w:rsidRPr="00670779" w:rsidRDefault="00E56843" w:rsidP="00405A3B">
      <w:pPr>
        <w:pStyle w:val="ListParagraph"/>
        <w:numPr>
          <w:ilvl w:val="0"/>
          <w:numId w:val="8"/>
        </w:numPr>
        <w:shd w:val="clear" w:color="auto" w:fill="FFFFFF"/>
        <w:textAlignment w:val="baseline"/>
        <w:rPr>
          <w:b/>
        </w:rPr>
      </w:pPr>
      <w:proofErr w:type="spellStart"/>
      <w:r w:rsidRPr="00405A3B">
        <w:t xml:space="preserve">Start </w:t>
      </w:r>
      <w:r w:rsidR="00405A3B" w:rsidRPr="00405A3B">
        <w:t>up</w:t>
      </w:r>
      <w:proofErr w:type="spellEnd"/>
      <w:r w:rsidR="00405A3B" w:rsidRPr="00405A3B">
        <w:t xml:space="preserve"> </w:t>
      </w:r>
      <w:proofErr w:type="spellStart"/>
      <w:r w:rsidRPr="00405A3B">
        <w:t>Cognos</w:t>
      </w:r>
      <w:proofErr w:type="spellEnd"/>
      <w:r w:rsidR="00405A3B" w:rsidRPr="00405A3B">
        <w:t xml:space="preserve"> service</w:t>
      </w:r>
    </w:p>
    <w:p w14:paraId="32E8237A" w14:textId="77777777" w:rsidR="00E56843" w:rsidRDefault="00E56843" w:rsidP="00185743"/>
    <w:p w14:paraId="0EA5D198" w14:textId="6C319A87" w:rsidR="00185743" w:rsidRPr="00E370DC" w:rsidRDefault="00185743" w:rsidP="00405A3B">
      <w:pPr>
        <w:pStyle w:val="Heading1"/>
      </w:pPr>
      <w:r w:rsidRPr="00E370DC">
        <w:t xml:space="preserve">Deploy </w:t>
      </w:r>
      <w:r w:rsidR="00E370DC" w:rsidRPr="00E370DC">
        <w:t>C</w:t>
      </w:r>
      <w:r w:rsidRPr="00E370DC">
        <w:t>ognos package</w:t>
      </w:r>
      <w:r w:rsidR="00405A3B">
        <w:t>s to portal</w:t>
      </w:r>
    </w:p>
    <w:p w14:paraId="0A6678A2" w14:textId="77777777" w:rsidR="00E56843" w:rsidRDefault="00E56843" w:rsidP="00185743"/>
    <w:p w14:paraId="182E8C1C" w14:textId="2EE2F1CD" w:rsidR="00185743" w:rsidRDefault="00E56843" w:rsidP="00FC6D94">
      <w:pPr>
        <w:pStyle w:val="ListParagraph"/>
        <w:numPr>
          <w:ilvl w:val="0"/>
          <w:numId w:val="10"/>
        </w:numPr>
      </w:pPr>
      <w:r>
        <w:t xml:space="preserve">Copy </w:t>
      </w:r>
      <w:r w:rsidR="00405A3B">
        <w:t>I</w:t>
      </w:r>
      <w:r w:rsidRPr="00E56843">
        <w:t>GD_Deployment_Archive.zip</w:t>
      </w:r>
      <w:r>
        <w:t xml:space="preserve"> to </w:t>
      </w:r>
      <w:r w:rsidR="00405A3B">
        <w:t>Cognos Home</w:t>
      </w:r>
      <w:r>
        <w:t>/deployment</w:t>
      </w:r>
    </w:p>
    <w:p w14:paraId="4CC1DCEC" w14:textId="77777777" w:rsidR="00E56843" w:rsidRDefault="00E56843" w:rsidP="00185743"/>
    <w:p w14:paraId="44451FE7" w14:textId="0F4608A0" w:rsidR="008A21BB" w:rsidRDefault="00981123" w:rsidP="00FC6D94">
      <w:pPr>
        <w:pStyle w:val="ListParagraph"/>
        <w:numPr>
          <w:ilvl w:val="0"/>
          <w:numId w:val="10"/>
        </w:numPr>
      </w:pPr>
      <w:r>
        <w:t>Go to</w:t>
      </w:r>
      <w:r w:rsidR="00E56843">
        <w:t xml:space="preserve"> </w:t>
      </w:r>
      <w:proofErr w:type="spellStart"/>
      <w:r w:rsidR="00E56843">
        <w:t>Cognos</w:t>
      </w:r>
      <w:proofErr w:type="spellEnd"/>
      <w:r w:rsidR="00E56843">
        <w:t xml:space="preserve"> portal </w:t>
      </w:r>
      <w:ins w:id="97" w:author="Wendy Zhu" w:date="2021-03-29T16:12:00Z">
        <w:r w:rsidR="007A7B46">
          <w:fldChar w:fldCharType="begin"/>
        </w:r>
        <w:r w:rsidR="007A7B46">
          <w:instrText xml:space="preserve"> HYPERLINK "</w:instrText>
        </w:r>
      </w:ins>
      <w:r w:rsidR="007A7B46" w:rsidRPr="007A7B46">
        <w:rPr>
          <w:rPrChange w:id="98" w:author="Wendy Zhu" w:date="2021-03-29T16:12:00Z">
            <w:rPr>
              <w:rStyle w:val="Hyperlink"/>
            </w:rPr>
          </w:rPrChange>
        </w:rPr>
        <w:instrText>https://</w:instrText>
      </w:r>
      <w:ins w:id="99" w:author="Wendy Zhu" w:date="2021-03-29T16:07:00Z">
        <w:r w:rsidR="007A7B46" w:rsidRPr="007A7B46">
          <w:rPr>
            <w:rPrChange w:id="100" w:author="Wendy Zhu" w:date="2021-03-29T16:12:00Z">
              <w:rPr>
                <w:rStyle w:val="Hyperlink"/>
              </w:rPr>
            </w:rPrChange>
          </w:rPr>
          <w:instrText>nlxwb21</w:instrText>
        </w:r>
      </w:ins>
      <w:r w:rsidR="007A7B46" w:rsidRPr="007A7B46">
        <w:rPr>
          <w:rPrChange w:id="101" w:author="Wendy Zhu" w:date="2021-03-29T16:12:00Z">
            <w:rPr>
              <w:rStyle w:val="Hyperlink"/>
            </w:rPr>
          </w:rPrChange>
        </w:rPr>
        <w:instrText>.wsib.on.ca:1</w:instrText>
      </w:r>
      <w:ins w:id="102" w:author="Wendy Zhu" w:date="2021-03-29T16:07:00Z">
        <w:r w:rsidR="007A7B46" w:rsidRPr="007A7B46">
          <w:rPr>
            <w:rPrChange w:id="103" w:author="Wendy Zhu" w:date="2021-03-29T16:12:00Z">
              <w:rPr>
                <w:rStyle w:val="Hyperlink"/>
              </w:rPr>
            </w:rPrChange>
          </w:rPr>
          <w:instrText>1</w:instrText>
        </w:r>
      </w:ins>
      <w:r w:rsidR="007A7B46" w:rsidRPr="007A7B46">
        <w:rPr>
          <w:rPrChange w:id="104" w:author="Wendy Zhu" w:date="2021-03-29T16:12:00Z">
            <w:rPr>
              <w:rStyle w:val="Hyperlink"/>
            </w:rPr>
          </w:rPrChange>
        </w:rPr>
        <w:instrText>080/ibmcognos/cgi-bin/cognos.cgi</w:instrText>
      </w:r>
      <w:ins w:id="105" w:author="Wendy Zhu" w:date="2021-03-29T16:12:00Z">
        <w:r w:rsidR="007A7B46">
          <w:instrText xml:space="preserve">" </w:instrText>
        </w:r>
        <w:r w:rsidR="007A7B46">
          <w:fldChar w:fldCharType="separate"/>
        </w:r>
      </w:ins>
      <w:r w:rsidR="007A7B46" w:rsidRPr="007A7B46">
        <w:rPr>
          <w:rStyle w:val="Hyperlink"/>
        </w:rPr>
        <w:t>https://</w:t>
      </w:r>
      <w:ins w:id="106" w:author="Wendy Zhu" w:date="2021-03-29T16:07:00Z">
        <w:r w:rsidR="007A7B46" w:rsidRPr="007A7B46">
          <w:rPr>
            <w:rStyle w:val="Hyperlink"/>
          </w:rPr>
          <w:t>nlxwb21</w:t>
        </w:r>
      </w:ins>
      <w:del w:id="107" w:author="Wendy Zhu" w:date="2021-03-29T16:07:00Z">
        <w:r w:rsidR="007A7B46" w:rsidRPr="007A7B46" w:rsidDel="00786AE1">
          <w:rPr>
            <w:rStyle w:val="Hyperlink"/>
          </w:rPr>
          <w:delText>dlnxwb71</w:delText>
        </w:r>
      </w:del>
      <w:r w:rsidR="007A7B46" w:rsidRPr="002B75C8">
        <w:rPr>
          <w:rStyle w:val="Hyperlink"/>
        </w:rPr>
        <w:t>.wsib.on.ca:1</w:t>
      </w:r>
      <w:ins w:id="108" w:author="Wendy Zhu" w:date="2021-03-29T16:07:00Z">
        <w:r w:rsidR="007A7B46" w:rsidRPr="002B75C8">
          <w:rPr>
            <w:rStyle w:val="Hyperlink"/>
          </w:rPr>
          <w:t>1</w:t>
        </w:r>
      </w:ins>
      <w:del w:id="109" w:author="Wendy Zhu" w:date="2021-03-29T16:07:00Z">
        <w:r w:rsidR="007A7B46" w:rsidRPr="002B75C8" w:rsidDel="00786AE1">
          <w:rPr>
            <w:rStyle w:val="Hyperlink"/>
          </w:rPr>
          <w:delText>0</w:delText>
        </w:r>
      </w:del>
      <w:r w:rsidR="007A7B46" w:rsidRPr="002B75C8">
        <w:rPr>
          <w:rStyle w:val="Hyperlink"/>
        </w:rPr>
        <w:t>080/ibmcognos/cgi-bin/cognos.cgi</w:t>
      </w:r>
      <w:ins w:id="110" w:author="Wendy Zhu" w:date="2021-03-29T16:12:00Z">
        <w:r w:rsidR="007A7B46">
          <w:fldChar w:fldCharType="end"/>
        </w:r>
      </w:ins>
    </w:p>
    <w:p w14:paraId="197CE5D3" w14:textId="77777777" w:rsidR="00981123" w:rsidRPr="008A21BB" w:rsidRDefault="00981123" w:rsidP="00185743">
      <w:pPr>
        <w:rPr>
          <w:rFonts w:ascii="Courier New" w:hAnsi="Courier New" w:cs="Courier New"/>
          <w:color w:val="0563C1" w:themeColor="hyperlink"/>
          <w:sz w:val="20"/>
          <w:szCs w:val="20"/>
          <w:u w:val="single"/>
        </w:rPr>
      </w:pPr>
    </w:p>
    <w:p w14:paraId="2AE5B66A" w14:textId="60631E70" w:rsidR="00B95253" w:rsidRDefault="00981123" w:rsidP="00FC6D94">
      <w:pPr>
        <w:pStyle w:val="ListParagraph"/>
        <w:numPr>
          <w:ilvl w:val="0"/>
          <w:numId w:val="10"/>
        </w:numPr>
      </w:pPr>
      <w:r>
        <w:t>Go to Cognos Administration</w:t>
      </w:r>
    </w:p>
    <w:p w14:paraId="4993BDA6" w14:textId="77777777" w:rsidR="008A21BB" w:rsidRDefault="008A21BB" w:rsidP="00185743"/>
    <w:p w14:paraId="7CD509AD" w14:textId="77777777" w:rsidR="0099516B" w:rsidRDefault="008A21BB" w:rsidP="00FC6D94">
      <w:pPr>
        <w:pStyle w:val="ListParagraph"/>
        <w:numPr>
          <w:ilvl w:val="0"/>
          <w:numId w:val="10"/>
        </w:numPr>
      </w:pPr>
      <w:r>
        <w:t>Click on Configuration &gt;&gt; Content Administration &gt;&gt; New Import</w:t>
      </w:r>
    </w:p>
    <w:p w14:paraId="13E12A1C" w14:textId="77777777" w:rsidR="008A21BB" w:rsidRDefault="008A21BB" w:rsidP="00185743"/>
    <w:p w14:paraId="40193C2E" w14:textId="77777777" w:rsidR="008A21BB" w:rsidRDefault="008A21BB" w:rsidP="00185743">
      <w:r>
        <w:rPr>
          <w:noProof/>
        </w:rPr>
        <w:drawing>
          <wp:inline distT="0" distB="0" distL="0" distR="0" wp14:anchorId="7AD3AB5E" wp14:editId="25622851">
            <wp:extent cx="5943600" cy="1052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98B" w14:textId="77777777" w:rsidR="008A21BB" w:rsidRDefault="008A21BB" w:rsidP="00185743"/>
    <w:p w14:paraId="16119241" w14:textId="7EA683BB" w:rsidR="00B95253" w:rsidRDefault="00981123" w:rsidP="00FC6D94">
      <w:pPr>
        <w:pStyle w:val="ListParagraph"/>
        <w:numPr>
          <w:ilvl w:val="0"/>
          <w:numId w:val="10"/>
        </w:numPr>
      </w:pPr>
      <w:r>
        <w:t>Follow the steps below</w:t>
      </w:r>
    </w:p>
    <w:p w14:paraId="3B248967" w14:textId="77777777" w:rsidR="00B95253" w:rsidRDefault="00B95253" w:rsidP="00185743"/>
    <w:p w14:paraId="03B7FA54" w14:textId="77777777" w:rsidR="00B95253" w:rsidRDefault="00B95253" w:rsidP="00185743">
      <w:r>
        <w:rPr>
          <w:noProof/>
        </w:rPr>
        <w:lastRenderedPageBreak/>
        <w:drawing>
          <wp:inline distT="0" distB="0" distL="0" distR="0" wp14:anchorId="41B165F2" wp14:editId="4DA0C96F">
            <wp:extent cx="3530445" cy="2089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232" cy="20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2E0D" w14:textId="77777777" w:rsidR="00B95253" w:rsidRDefault="00B95253" w:rsidP="00185743"/>
    <w:p w14:paraId="7BF271C6" w14:textId="77777777" w:rsidR="00B95253" w:rsidRDefault="00B95253" w:rsidP="00185743">
      <w:r>
        <w:rPr>
          <w:noProof/>
        </w:rPr>
        <w:drawing>
          <wp:inline distT="0" distB="0" distL="0" distR="0" wp14:anchorId="2C5C7CF8" wp14:editId="7333012B">
            <wp:extent cx="3660953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74" cy="21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BCF5" w14:textId="77777777" w:rsidR="00B95253" w:rsidRDefault="00B95253" w:rsidP="00185743"/>
    <w:p w14:paraId="6D74B893" w14:textId="77777777" w:rsidR="00B95253" w:rsidRDefault="00B95253" w:rsidP="00185743">
      <w:r>
        <w:rPr>
          <w:noProof/>
        </w:rPr>
        <w:drawing>
          <wp:inline distT="0" distB="0" distL="0" distR="0" wp14:anchorId="06C0CEFA" wp14:editId="2DD10624">
            <wp:extent cx="3959507" cy="23177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980" cy="23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DABC" w14:textId="77777777" w:rsidR="00B95253" w:rsidRDefault="00B95253" w:rsidP="00185743"/>
    <w:p w14:paraId="0DA9378A" w14:textId="77777777" w:rsidR="00B95253" w:rsidRDefault="00B95253" w:rsidP="00185743"/>
    <w:p w14:paraId="2FC4696C" w14:textId="77777777" w:rsidR="00B95253" w:rsidRDefault="00B95253" w:rsidP="00185743">
      <w:r>
        <w:rPr>
          <w:noProof/>
        </w:rPr>
        <w:lastRenderedPageBreak/>
        <w:drawing>
          <wp:inline distT="0" distB="0" distL="0" distR="0" wp14:anchorId="46E56B32" wp14:editId="6A4E2804">
            <wp:extent cx="4430218" cy="340360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66" cy="34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283B" w14:textId="77777777" w:rsidR="00B95253" w:rsidRDefault="00B95253" w:rsidP="00185743"/>
    <w:p w14:paraId="1CCD2AAA" w14:textId="77777777" w:rsidR="00B95253" w:rsidRDefault="00B95253" w:rsidP="00185743"/>
    <w:p w14:paraId="05EA7D53" w14:textId="77777777" w:rsidR="00B95253" w:rsidRDefault="00B95253" w:rsidP="00185743"/>
    <w:p w14:paraId="0FD68A29" w14:textId="77777777" w:rsidR="00B95253" w:rsidRDefault="00B95253" w:rsidP="00185743">
      <w:r>
        <w:rPr>
          <w:noProof/>
        </w:rPr>
        <w:drawing>
          <wp:inline distT="0" distB="0" distL="0" distR="0" wp14:anchorId="53620CE6" wp14:editId="7395BF86">
            <wp:extent cx="4305300" cy="4037599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21" cy="40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26E" w14:textId="77777777" w:rsidR="00B95253" w:rsidRDefault="00B95253" w:rsidP="00185743"/>
    <w:p w14:paraId="05272DE5" w14:textId="77777777" w:rsidR="00B95253" w:rsidRDefault="00B95253" w:rsidP="00185743">
      <w:r>
        <w:rPr>
          <w:noProof/>
        </w:rPr>
        <w:lastRenderedPageBreak/>
        <w:drawing>
          <wp:inline distT="0" distB="0" distL="0" distR="0" wp14:anchorId="52E16E11" wp14:editId="2D485BB7">
            <wp:extent cx="3907451" cy="162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151" cy="16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6C0E" w14:textId="77777777" w:rsidR="00185743" w:rsidRDefault="00185743" w:rsidP="00185743"/>
    <w:p w14:paraId="02F621F7" w14:textId="77777777" w:rsidR="00B95253" w:rsidRDefault="00B95253" w:rsidP="00185743"/>
    <w:p w14:paraId="3781C225" w14:textId="77777777" w:rsidR="00B95253" w:rsidRDefault="00B95253" w:rsidP="00185743">
      <w:r>
        <w:rPr>
          <w:noProof/>
        </w:rPr>
        <w:drawing>
          <wp:inline distT="0" distB="0" distL="0" distR="0" wp14:anchorId="4BF357A4" wp14:editId="51761873">
            <wp:extent cx="4924955" cy="3810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101" cy="38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CEE1" w14:textId="77777777" w:rsidR="00B95253" w:rsidRDefault="00B95253" w:rsidP="00185743"/>
    <w:p w14:paraId="486A3227" w14:textId="77777777" w:rsidR="00B95253" w:rsidRDefault="00B95253" w:rsidP="00185743"/>
    <w:p w14:paraId="2D12E6A6" w14:textId="77777777" w:rsidR="00B95253" w:rsidRDefault="00B95253" w:rsidP="00185743">
      <w:r>
        <w:rPr>
          <w:noProof/>
        </w:rPr>
        <w:drawing>
          <wp:inline distT="0" distB="0" distL="0" distR="0" wp14:anchorId="3A94E6DE" wp14:editId="7D69AC7C">
            <wp:extent cx="4343400" cy="178608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34" cy="17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3809" w14:textId="77777777" w:rsidR="00B95253" w:rsidRDefault="00B95253" w:rsidP="00185743"/>
    <w:p w14:paraId="009D80EC" w14:textId="77777777" w:rsidR="00B95253" w:rsidRDefault="00B95253" w:rsidP="00185743">
      <w:r>
        <w:rPr>
          <w:noProof/>
        </w:rPr>
        <w:lastRenderedPageBreak/>
        <w:drawing>
          <wp:inline distT="0" distB="0" distL="0" distR="0" wp14:anchorId="5A0B0915" wp14:editId="7468442A">
            <wp:extent cx="4089817" cy="1943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716" cy="19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946F" w14:textId="77777777" w:rsidR="00B95253" w:rsidRDefault="00B95253" w:rsidP="00FC6D94">
      <w:pPr>
        <w:pStyle w:val="ListParagraph"/>
        <w:numPr>
          <w:ilvl w:val="0"/>
          <w:numId w:val="10"/>
        </w:numPr>
      </w:pPr>
      <w:r>
        <w:t xml:space="preserve">Click </w:t>
      </w:r>
      <w:r w:rsidRPr="00FC6D94">
        <w:rPr>
          <w:b/>
        </w:rPr>
        <w:t>Close</w:t>
      </w:r>
    </w:p>
    <w:p w14:paraId="61B630BA" w14:textId="77777777" w:rsidR="00B95253" w:rsidRDefault="00B95253" w:rsidP="00185743"/>
    <w:p w14:paraId="25784309" w14:textId="77777777" w:rsidR="00B95253" w:rsidRDefault="00B95253" w:rsidP="00185743"/>
    <w:p w14:paraId="11B08697" w14:textId="45628089" w:rsidR="00185743" w:rsidRPr="00E370DC" w:rsidRDefault="00185743" w:rsidP="00981123">
      <w:pPr>
        <w:pStyle w:val="Heading1"/>
      </w:pPr>
      <w:r w:rsidRPr="00E370DC">
        <w:t>Define data source</w:t>
      </w:r>
      <w:r w:rsidR="00981123">
        <w:t>s for XMETA and IADB</w:t>
      </w:r>
      <w:r w:rsidR="00FC6D94">
        <w:t xml:space="preserve"> i</w:t>
      </w:r>
      <w:r w:rsidR="00E370DC" w:rsidRPr="00E370DC">
        <w:t>n Cognos</w:t>
      </w:r>
    </w:p>
    <w:p w14:paraId="3C280BEC" w14:textId="6F10DE93" w:rsidR="00B95253" w:rsidRDefault="00B95253" w:rsidP="00185743"/>
    <w:p w14:paraId="2497149E" w14:textId="42A7EB39" w:rsidR="00B95253" w:rsidRDefault="00FC6D94" w:rsidP="00FC6D94">
      <w:pPr>
        <w:pStyle w:val="ListParagraph"/>
        <w:numPr>
          <w:ilvl w:val="0"/>
          <w:numId w:val="9"/>
        </w:numPr>
      </w:pPr>
      <w:r>
        <w:t>Go to Configuration and c</w:t>
      </w:r>
      <w:r w:rsidR="00B95253">
        <w:t>lick on New Data Source</w:t>
      </w:r>
    </w:p>
    <w:p w14:paraId="52FEC937" w14:textId="77777777" w:rsidR="00185743" w:rsidRDefault="00B95253" w:rsidP="00185743">
      <w:r>
        <w:rPr>
          <w:noProof/>
        </w:rPr>
        <w:drawing>
          <wp:inline distT="0" distB="0" distL="0" distR="0" wp14:anchorId="5F0C01C8" wp14:editId="6AAD3FAD">
            <wp:extent cx="4370832" cy="172821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1854" w14:textId="77777777" w:rsidR="00B95253" w:rsidRDefault="00B95253" w:rsidP="00185743"/>
    <w:p w14:paraId="4E03FDB8" w14:textId="505E838A" w:rsidR="00B95253" w:rsidRDefault="00981123" w:rsidP="00FC6D94">
      <w:pPr>
        <w:pStyle w:val="ListParagraph"/>
        <w:numPr>
          <w:ilvl w:val="0"/>
          <w:numId w:val="9"/>
        </w:numPr>
      </w:pPr>
      <w:r>
        <w:rPr>
          <w:noProof/>
        </w:rPr>
        <w:t xml:space="preserve">Type in XMETA </w:t>
      </w:r>
    </w:p>
    <w:p w14:paraId="0A296652" w14:textId="77777777" w:rsidR="00B95253" w:rsidRDefault="00B95253" w:rsidP="00185743"/>
    <w:p w14:paraId="71470F88" w14:textId="77777777" w:rsidR="00B95253" w:rsidRDefault="00B95253" w:rsidP="00185743">
      <w:r>
        <w:rPr>
          <w:noProof/>
        </w:rPr>
        <w:drawing>
          <wp:inline distT="0" distB="0" distL="0" distR="0" wp14:anchorId="1ABB0CE1" wp14:editId="14E9E616">
            <wp:extent cx="3860800" cy="1864403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088" cy="18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A01" w14:textId="0FC74153" w:rsidR="00B95253" w:rsidRDefault="00FC6D94" w:rsidP="00FC6D94">
      <w:pPr>
        <w:pStyle w:val="ListParagraph"/>
        <w:numPr>
          <w:ilvl w:val="0"/>
          <w:numId w:val="9"/>
        </w:numPr>
      </w:pPr>
      <w:r>
        <w:t>Select JDBC</w:t>
      </w:r>
    </w:p>
    <w:p w14:paraId="03572D1C" w14:textId="77777777" w:rsidR="00B95253" w:rsidRDefault="00B95253" w:rsidP="00185743">
      <w:r>
        <w:rPr>
          <w:noProof/>
        </w:rPr>
        <w:lastRenderedPageBreak/>
        <w:drawing>
          <wp:inline distT="0" distB="0" distL="0" distR="0" wp14:anchorId="6C2CA55E" wp14:editId="07D0FD04">
            <wp:extent cx="440422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53" cy="20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4F5B" w14:textId="77777777" w:rsidR="00B95253" w:rsidRDefault="00B95253" w:rsidP="00185743"/>
    <w:p w14:paraId="03733B24" w14:textId="6D9BB35A" w:rsidR="00B95253" w:rsidRDefault="00981123" w:rsidP="00FC6D94">
      <w:pPr>
        <w:pStyle w:val="ListParagraph"/>
        <w:numPr>
          <w:ilvl w:val="0"/>
          <w:numId w:val="9"/>
        </w:numPr>
      </w:pPr>
      <w:r>
        <w:t>DB2 DBA to enter the Cognos ID and credential to the following screenshot</w:t>
      </w:r>
    </w:p>
    <w:p w14:paraId="76B088D3" w14:textId="77777777" w:rsidR="00B95253" w:rsidRDefault="00243B1A" w:rsidP="00185743">
      <w:r>
        <w:rPr>
          <w:noProof/>
        </w:rPr>
        <w:drawing>
          <wp:inline distT="0" distB="0" distL="0" distR="0" wp14:anchorId="77872B49" wp14:editId="17948F80">
            <wp:extent cx="4764024" cy="37581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020F" w14:textId="77777777" w:rsidR="00243B1A" w:rsidRDefault="00243B1A" w:rsidP="00185743"/>
    <w:p w14:paraId="5336E6F8" w14:textId="33247178" w:rsidR="000D14F3" w:rsidRDefault="00981123" w:rsidP="00FC6D94">
      <w:pPr>
        <w:pStyle w:val="ListParagraph"/>
        <w:numPr>
          <w:ilvl w:val="0"/>
          <w:numId w:val="9"/>
        </w:numPr>
      </w:pPr>
      <w:r>
        <w:t>Click Close when finish.</w:t>
      </w:r>
    </w:p>
    <w:p w14:paraId="67779421" w14:textId="77777777" w:rsidR="000D14F3" w:rsidRDefault="000D14F3" w:rsidP="00185743"/>
    <w:p w14:paraId="717A961F" w14:textId="7558DF74" w:rsidR="000D14F3" w:rsidRDefault="000D14F3" w:rsidP="00FC6D94">
      <w:pPr>
        <w:pStyle w:val="ListParagraph"/>
        <w:numPr>
          <w:ilvl w:val="0"/>
          <w:numId w:val="9"/>
        </w:numPr>
      </w:pPr>
      <w:r>
        <w:t xml:space="preserve">Repeat </w:t>
      </w:r>
      <w:r w:rsidR="00981123">
        <w:t xml:space="preserve">the </w:t>
      </w:r>
      <w:r>
        <w:t xml:space="preserve">same steps </w:t>
      </w:r>
      <w:r w:rsidR="00FC6D94">
        <w:t xml:space="preserve">from 1 to 4 </w:t>
      </w:r>
      <w:r>
        <w:t xml:space="preserve">for </w:t>
      </w:r>
      <w:r w:rsidR="00981123">
        <w:t>IADB</w:t>
      </w:r>
      <w:r>
        <w:t xml:space="preserve"> except below</w:t>
      </w:r>
    </w:p>
    <w:p w14:paraId="06DE0A4B" w14:textId="77777777" w:rsidR="000D14F3" w:rsidRDefault="000D14F3" w:rsidP="00185743"/>
    <w:p w14:paraId="3E85C812" w14:textId="77777777" w:rsidR="000D14F3" w:rsidRDefault="007A3297" w:rsidP="00185743">
      <w:r>
        <w:rPr>
          <w:noProof/>
        </w:rPr>
        <w:lastRenderedPageBreak/>
        <w:drawing>
          <wp:inline distT="0" distB="0" distL="0" distR="0" wp14:anchorId="3DCB07D0" wp14:editId="30F78E61">
            <wp:extent cx="4306824" cy="2075688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34FB" w14:textId="77777777" w:rsidR="000D14F3" w:rsidRDefault="000D14F3" w:rsidP="00185743"/>
    <w:p w14:paraId="52523DE0" w14:textId="5E425613" w:rsidR="007A3297" w:rsidRDefault="00DA7C0B" w:rsidP="00FC6D94">
      <w:pPr>
        <w:pStyle w:val="ListParagraph"/>
        <w:numPr>
          <w:ilvl w:val="0"/>
          <w:numId w:val="9"/>
        </w:numPr>
      </w:pPr>
      <w:r>
        <w:t>C</w:t>
      </w:r>
      <w:r w:rsidR="007A3297" w:rsidRPr="007A3297">
        <w:t xml:space="preserve">lick Set next to Open session commands. Enter </w:t>
      </w:r>
      <w:r w:rsidR="007A3297">
        <w:t xml:space="preserve">below </w:t>
      </w:r>
      <w:r w:rsidR="007A3297" w:rsidRPr="007A3297">
        <w:t>into the field XML database commands</w:t>
      </w:r>
    </w:p>
    <w:p w14:paraId="3C2C8B1E" w14:textId="77777777" w:rsidR="007A3297" w:rsidRDefault="007A3297" w:rsidP="007A3297">
      <w:pPr>
        <w:rPr>
          <w:rFonts w:ascii="Courier New" w:hAnsi="Courier New" w:cs="Courier New"/>
          <w:sz w:val="20"/>
          <w:szCs w:val="20"/>
          <w:highlight w:val="lightGray"/>
        </w:rPr>
      </w:pPr>
    </w:p>
    <w:p w14:paraId="58122532" w14:textId="77777777" w:rsidR="000D25F5" w:rsidRPr="000D25F5" w:rsidRDefault="000D25F5" w:rsidP="000D25F5">
      <w:pPr>
        <w:rPr>
          <w:rFonts w:ascii="Courier New" w:hAnsi="Courier New" w:cs="Courier New"/>
          <w:sz w:val="20"/>
          <w:szCs w:val="20"/>
        </w:rPr>
      </w:pPr>
      <w:r w:rsidRPr="000D25F5">
        <w:rPr>
          <w:rFonts w:ascii="Courier New" w:hAnsi="Courier New" w:cs="Courier New"/>
          <w:sz w:val="20"/>
          <w:szCs w:val="20"/>
        </w:rPr>
        <w:t>&lt;</w:t>
      </w:r>
      <w:proofErr w:type="spellStart"/>
      <w:proofErr w:type="gramStart"/>
      <w:r w:rsidRPr="000D25F5">
        <w:rPr>
          <w:rFonts w:ascii="Courier New" w:hAnsi="Courier New" w:cs="Courier New"/>
          <w:sz w:val="20"/>
          <w:szCs w:val="20"/>
        </w:rPr>
        <w:t>commandBlock</w:t>
      </w:r>
      <w:proofErr w:type="spellEnd"/>
      <w:proofErr w:type="gramEnd"/>
      <w:r w:rsidRPr="000D25F5">
        <w:rPr>
          <w:rFonts w:ascii="Courier New" w:hAnsi="Courier New" w:cs="Courier New"/>
          <w:sz w:val="20"/>
          <w:szCs w:val="20"/>
        </w:rPr>
        <w:t>&gt;</w:t>
      </w:r>
    </w:p>
    <w:p w14:paraId="4B29E3AD" w14:textId="77777777" w:rsidR="000D25F5" w:rsidRPr="000D25F5" w:rsidRDefault="000D25F5" w:rsidP="000D25F5">
      <w:pPr>
        <w:rPr>
          <w:rFonts w:ascii="Courier New" w:hAnsi="Courier New" w:cs="Courier New"/>
          <w:sz w:val="20"/>
          <w:szCs w:val="20"/>
        </w:rPr>
      </w:pPr>
      <w:r w:rsidRPr="000D25F5">
        <w:rPr>
          <w:rFonts w:ascii="Courier New" w:hAnsi="Courier New" w:cs="Courier New"/>
          <w:sz w:val="20"/>
          <w:szCs w:val="20"/>
        </w:rPr>
        <w:t xml:space="preserve">  &lt;</w:t>
      </w:r>
      <w:proofErr w:type="gramStart"/>
      <w:r w:rsidRPr="000D25F5">
        <w:rPr>
          <w:rFonts w:ascii="Courier New" w:hAnsi="Courier New" w:cs="Courier New"/>
          <w:sz w:val="20"/>
          <w:szCs w:val="20"/>
        </w:rPr>
        <w:t>commands</w:t>
      </w:r>
      <w:proofErr w:type="gramEnd"/>
      <w:r w:rsidRPr="000D25F5">
        <w:rPr>
          <w:rFonts w:ascii="Courier New" w:hAnsi="Courier New" w:cs="Courier New"/>
          <w:sz w:val="20"/>
          <w:szCs w:val="20"/>
        </w:rPr>
        <w:t>&gt;</w:t>
      </w:r>
    </w:p>
    <w:p w14:paraId="21104EFF" w14:textId="77777777" w:rsidR="000D25F5" w:rsidRPr="000D25F5" w:rsidRDefault="000D25F5" w:rsidP="000D25F5">
      <w:pPr>
        <w:rPr>
          <w:rFonts w:ascii="Courier New" w:hAnsi="Courier New" w:cs="Courier New"/>
          <w:sz w:val="20"/>
          <w:szCs w:val="20"/>
        </w:rPr>
      </w:pPr>
      <w:r w:rsidRPr="000D25F5">
        <w:rPr>
          <w:rFonts w:ascii="Courier New" w:hAnsi="Courier New" w:cs="Courier New"/>
          <w:sz w:val="20"/>
          <w:szCs w:val="20"/>
        </w:rPr>
        <w:t xml:space="preserve">   &lt;</w:t>
      </w:r>
      <w:proofErr w:type="spellStart"/>
      <w:proofErr w:type="gramStart"/>
      <w:r w:rsidRPr="000D25F5">
        <w:rPr>
          <w:rFonts w:ascii="Courier New" w:hAnsi="Courier New" w:cs="Courier New"/>
          <w:sz w:val="20"/>
          <w:szCs w:val="20"/>
        </w:rPr>
        <w:t>sqlCommand</w:t>
      </w:r>
      <w:proofErr w:type="spellEnd"/>
      <w:proofErr w:type="gramEnd"/>
      <w:r w:rsidRPr="000D25F5">
        <w:rPr>
          <w:rFonts w:ascii="Courier New" w:hAnsi="Courier New" w:cs="Courier New"/>
          <w:sz w:val="20"/>
          <w:szCs w:val="20"/>
        </w:rPr>
        <w:t>&gt;</w:t>
      </w:r>
    </w:p>
    <w:p w14:paraId="09B35CBD" w14:textId="44AE4D59" w:rsidR="000D25F5" w:rsidRPr="000D25F5" w:rsidRDefault="000D25F5" w:rsidP="000D25F5">
      <w:pPr>
        <w:rPr>
          <w:rFonts w:ascii="Courier New" w:hAnsi="Courier New" w:cs="Courier New"/>
          <w:sz w:val="20"/>
          <w:szCs w:val="20"/>
        </w:rPr>
      </w:pPr>
      <w:r w:rsidRPr="000D25F5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proofErr w:type="gramStart"/>
      <w:r w:rsidRPr="000D25F5">
        <w:rPr>
          <w:rFonts w:ascii="Courier New" w:hAnsi="Courier New" w:cs="Courier New"/>
          <w:sz w:val="20"/>
          <w:szCs w:val="20"/>
        </w:rPr>
        <w:t>sql</w:t>
      </w:r>
      <w:proofErr w:type="spellEnd"/>
      <w:r w:rsidRPr="000D25F5">
        <w:rPr>
          <w:rFonts w:ascii="Courier New" w:hAnsi="Courier New" w:cs="Courier New"/>
          <w:sz w:val="20"/>
          <w:szCs w:val="20"/>
        </w:rPr>
        <w:t>&gt;</w:t>
      </w:r>
      <w:proofErr w:type="gramEnd"/>
      <w:r w:rsidRPr="000D25F5">
        <w:rPr>
          <w:rFonts w:ascii="Courier New" w:hAnsi="Courier New" w:cs="Courier New"/>
          <w:sz w:val="20"/>
          <w:szCs w:val="20"/>
        </w:rPr>
        <w:t>SET CURRENT SCHEMA = CD</w:t>
      </w:r>
      <w:ins w:id="111" w:author="Wendy Zhu" w:date="2021-04-01T16:24:00Z">
        <w:r w:rsidR="00087AF0">
          <w:rPr>
            <w:rFonts w:ascii="Courier New" w:hAnsi="Courier New" w:cs="Courier New"/>
            <w:sz w:val="20"/>
            <w:szCs w:val="20"/>
          </w:rPr>
          <w:t>B</w:t>
        </w:r>
      </w:ins>
      <w:del w:id="112" w:author="Wendy Zhu" w:date="2021-04-01T16:24:00Z">
        <w:r w:rsidRPr="000D25F5" w:rsidDel="00087AF0">
          <w:rPr>
            <w:rFonts w:ascii="Courier New" w:hAnsi="Courier New" w:cs="Courier New"/>
            <w:sz w:val="20"/>
            <w:szCs w:val="20"/>
          </w:rPr>
          <w:delText>D</w:delText>
        </w:r>
      </w:del>
      <w:r w:rsidRPr="000D25F5">
        <w:rPr>
          <w:rFonts w:ascii="Courier New" w:hAnsi="Courier New" w:cs="Courier New"/>
          <w:sz w:val="20"/>
          <w:szCs w:val="20"/>
        </w:rPr>
        <w:t>IFA01&lt;/</w:t>
      </w:r>
      <w:proofErr w:type="spellStart"/>
      <w:r w:rsidRPr="000D25F5">
        <w:rPr>
          <w:rFonts w:ascii="Courier New" w:hAnsi="Courier New" w:cs="Courier New"/>
          <w:sz w:val="20"/>
          <w:szCs w:val="20"/>
        </w:rPr>
        <w:t>sql</w:t>
      </w:r>
      <w:proofErr w:type="spellEnd"/>
      <w:r w:rsidRPr="000D25F5">
        <w:rPr>
          <w:rFonts w:ascii="Courier New" w:hAnsi="Courier New" w:cs="Courier New"/>
          <w:sz w:val="20"/>
          <w:szCs w:val="20"/>
        </w:rPr>
        <w:t>&gt;</w:t>
      </w:r>
    </w:p>
    <w:p w14:paraId="40F978CE" w14:textId="77777777" w:rsidR="000D25F5" w:rsidRPr="000D25F5" w:rsidRDefault="000D25F5" w:rsidP="000D25F5">
      <w:pPr>
        <w:rPr>
          <w:rFonts w:ascii="Courier New" w:hAnsi="Courier New" w:cs="Courier New"/>
          <w:sz w:val="20"/>
          <w:szCs w:val="20"/>
        </w:rPr>
      </w:pPr>
      <w:r w:rsidRPr="000D25F5">
        <w:rPr>
          <w:rFonts w:ascii="Courier New" w:hAnsi="Courier New" w:cs="Courier New"/>
          <w:sz w:val="20"/>
          <w:szCs w:val="20"/>
        </w:rPr>
        <w:t xml:space="preserve">   &lt;/</w:t>
      </w:r>
      <w:proofErr w:type="spellStart"/>
      <w:r w:rsidRPr="000D25F5">
        <w:rPr>
          <w:rFonts w:ascii="Courier New" w:hAnsi="Courier New" w:cs="Courier New"/>
          <w:sz w:val="20"/>
          <w:szCs w:val="20"/>
        </w:rPr>
        <w:t>sqlCommand</w:t>
      </w:r>
      <w:proofErr w:type="spellEnd"/>
      <w:r w:rsidRPr="000D25F5">
        <w:rPr>
          <w:rFonts w:ascii="Courier New" w:hAnsi="Courier New" w:cs="Courier New"/>
          <w:sz w:val="20"/>
          <w:szCs w:val="20"/>
        </w:rPr>
        <w:t>&gt;</w:t>
      </w:r>
    </w:p>
    <w:p w14:paraId="3D9C4EE1" w14:textId="77777777" w:rsidR="000D25F5" w:rsidRPr="000D25F5" w:rsidRDefault="000D25F5" w:rsidP="000D25F5">
      <w:pPr>
        <w:rPr>
          <w:rFonts w:ascii="Courier New" w:hAnsi="Courier New" w:cs="Courier New"/>
          <w:sz w:val="20"/>
          <w:szCs w:val="20"/>
        </w:rPr>
      </w:pPr>
      <w:r w:rsidRPr="000D25F5">
        <w:rPr>
          <w:rFonts w:ascii="Courier New" w:hAnsi="Courier New" w:cs="Courier New"/>
          <w:sz w:val="20"/>
          <w:szCs w:val="20"/>
        </w:rPr>
        <w:t xml:space="preserve">  &lt;/commands&gt;</w:t>
      </w:r>
    </w:p>
    <w:p w14:paraId="1160D2A7" w14:textId="308AD1A0" w:rsidR="00243B1A" w:rsidDel="00087AF0" w:rsidRDefault="000D25F5" w:rsidP="000D25F5">
      <w:pPr>
        <w:rPr>
          <w:del w:id="113" w:author="Wendy Zhu" w:date="2021-04-01T16:24:00Z"/>
        </w:rPr>
      </w:pPr>
      <w:r w:rsidRPr="000D25F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D25F5">
        <w:rPr>
          <w:rFonts w:ascii="Courier New" w:hAnsi="Courier New" w:cs="Courier New"/>
          <w:sz w:val="20"/>
          <w:szCs w:val="20"/>
        </w:rPr>
        <w:t>commandBlock</w:t>
      </w:r>
      <w:proofErr w:type="spellEnd"/>
      <w:r w:rsidRPr="000D25F5">
        <w:rPr>
          <w:rFonts w:ascii="Courier New" w:hAnsi="Courier New" w:cs="Courier New"/>
          <w:sz w:val="20"/>
          <w:szCs w:val="20"/>
        </w:rPr>
        <w:t>&gt;</w:t>
      </w:r>
    </w:p>
    <w:p w14:paraId="4A7E1095" w14:textId="4C89392E" w:rsidR="00243B1A" w:rsidDel="00087AF0" w:rsidRDefault="00243B1A" w:rsidP="00185743">
      <w:pPr>
        <w:rPr>
          <w:del w:id="114" w:author="Wendy Zhu" w:date="2021-04-01T16:24:00Z"/>
        </w:rPr>
      </w:pPr>
    </w:p>
    <w:p w14:paraId="47636923" w14:textId="3B946E15" w:rsidR="00087AF0" w:rsidRDefault="00087AF0">
      <w:pPr>
        <w:pStyle w:val="ListParagraph"/>
        <w:numPr>
          <w:ilvl w:val="0"/>
          <w:numId w:val="9"/>
        </w:numPr>
        <w:rPr>
          <w:ins w:id="115" w:author="Wendy Zhu" w:date="2021-04-01T16:26:00Z"/>
        </w:rPr>
        <w:pPrChange w:id="116" w:author="Wendy Zhu" w:date="2021-04-01T16:25:00Z">
          <w:pPr/>
        </w:pPrChange>
      </w:pPr>
      <w:ins w:id="117" w:author="Wendy Zhu" w:date="2021-04-01T16:25:00Z">
        <w:r>
          <w:t>After creation, review the connection</w:t>
        </w:r>
      </w:ins>
      <w:ins w:id="118" w:author="Wendy Zhu" w:date="2021-04-01T16:26:00Z">
        <w:r>
          <w:t>:</w:t>
        </w:r>
      </w:ins>
    </w:p>
    <w:p w14:paraId="484FDDDE" w14:textId="6A67CE36" w:rsidR="00087AF0" w:rsidRDefault="00087AF0">
      <w:pPr>
        <w:pStyle w:val="ListParagraph"/>
        <w:rPr>
          <w:ins w:id="119" w:author="Wendy Zhu" w:date="2021-04-01T16:26:00Z"/>
        </w:rPr>
        <w:pPrChange w:id="120" w:author="Wendy Zhu" w:date="2021-04-01T16:26:00Z">
          <w:pPr/>
        </w:pPrChange>
      </w:pPr>
      <w:ins w:id="121" w:author="Wendy Zhu" w:date="2021-04-01T16:26:00Z">
        <w:r w:rsidRPr="00087AF0">
          <w:rPr>
            <w:noProof/>
          </w:rPr>
          <w:drawing>
            <wp:inline distT="0" distB="0" distL="0" distR="0" wp14:anchorId="4A7B79F2" wp14:editId="30441C6F">
              <wp:extent cx="3739583" cy="3800310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51277" cy="38121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1CA435" w14:textId="77777777" w:rsidR="00087AF0" w:rsidRDefault="00087AF0">
      <w:pPr>
        <w:pStyle w:val="ListParagraph"/>
        <w:rPr>
          <w:ins w:id="122" w:author="Wendy Zhu" w:date="2021-04-01T16:28:00Z"/>
        </w:rPr>
        <w:pPrChange w:id="123" w:author="Wendy Zhu" w:date="2021-04-01T16:26:00Z">
          <w:pPr/>
        </w:pPrChange>
      </w:pPr>
    </w:p>
    <w:p w14:paraId="2B5ED791" w14:textId="2B35360F" w:rsidR="00087AF0" w:rsidRDefault="00087AF0">
      <w:pPr>
        <w:pStyle w:val="ListParagraph"/>
        <w:rPr>
          <w:ins w:id="124" w:author="Wendy Zhu" w:date="2021-04-01T16:29:00Z"/>
        </w:rPr>
        <w:pPrChange w:id="125" w:author="Wendy Zhu" w:date="2021-04-01T16:26:00Z">
          <w:pPr/>
        </w:pPrChange>
      </w:pPr>
      <w:ins w:id="126" w:author="Wendy Zhu" w:date="2021-04-01T16:26:00Z">
        <w:r w:rsidRPr="00087AF0">
          <w:rPr>
            <w:noProof/>
          </w:rPr>
          <w:lastRenderedPageBreak/>
          <w:drawing>
            <wp:inline distT="0" distB="0" distL="0" distR="0" wp14:anchorId="26F2316A" wp14:editId="1FF62EE3">
              <wp:extent cx="3601966" cy="4128014"/>
              <wp:effectExtent l="0" t="0" r="0" b="635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7922" cy="4134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67A5E8" w14:textId="525B700B" w:rsidR="00087AF0" w:rsidRDefault="00087AF0">
      <w:pPr>
        <w:pStyle w:val="ListParagraph"/>
        <w:rPr>
          <w:ins w:id="127" w:author="Wendy Zhu" w:date="2021-04-01T16:25:00Z"/>
        </w:rPr>
        <w:pPrChange w:id="128" w:author="Wendy Zhu" w:date="2021-04-01T16:26:00Z">
          <w:pPr/>
        </w:pPrChange>
      </w:pPr>
      <w:ins w:id="129" w:author="Wendy Zhu" w:date="2021-04-01T16:29:00Z">
        <w:r w:rsidRPr="00087AF0">
          <w:rPr>
            <w:noProof/>
          </w:rPr>
          <w:lastRenderedPageBreak/>
          <w:drawing>
            <wp:inline distT="0" distB="0" distL="0" distR="0" wp14:anchorId="6C364BBF" wp14:editId="74113CB5">
              <wp:extent cx="4363043" cy="4318294"/>
              <wp:effectExtent l="0" t="0" r="0" b="635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8367" cy="43235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087AF0">
          <w:rPr>
            <w:noProof/>
          </w:rPr>
          <w:t xml:space="preserve"> </w:t>
        </w:r>
        <w:r w:rsidRPr="00087AF0">
          <w:rPr>
            <w:noProof/>
          </w:rPr>
          <w:lastRenderedPageBreak/>
          <w:drawing>
            <wp:inline distT="0" distB="0" distL="0" distR="0" wp14:anchorId="598ADA43" wp14:editId="225F0856">
              <wp:extent cx="3395427" cy="4212583"/>
              <wp:effectExtent l="0" t="0" r="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0299" cy="42186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4EFBA5" w14:textId="2683993A" w:rsidR="00185743" w:rsidRPr="00FC6D94" w:rsidRDefault="00E370DC" w:rsidP="00FC6D94">
      <w:pPr>
        <w:pStyle w:val="Heading1"/>
      </w:pPr>
      <w:r w:rsidRPr="00FC6D94">
        <w:t>C</w:t>
      </w:r>
      <w:r w:rsidR="00185743" w:rsidRPr="00FC6D94">
        <w:t xml:space="preserve">opy </w:t>
      </w:r>
      <w:r w:rsidRPr="00FC6D94">
        <w:t>IGD</w:t>
      </w:r>
      <w:r w:rsidR="00185743" w:rsidRPr="00FC6D94">
        <w:t xml:space="preserve"> images</w:t>
      </w:r>
      <w:r w:rsidR="007A3297" w:rsidRPr="00FC6D94">
        <w:t xml:space="preserve"> folder</w:t>
      </w:r>
    </w:p>
    <w:p w14:paraId="2E18C8C7" w14:textId="77777777" w:rsidR="007A3297" w:rsidRDefault="007A3297" w:rsidP="00185743"/>
    <w:p w14:paraId="004C3B2A" w14:textId="5F8371AC" w:rsidR="007A3297" w:rsidRDefault="007A3297" w:rsidP="00185743">
      <w:r>
        <w:t xml:space="preserve">Copy </w:t>
      </w:r>
      <w:proofErr w:type="spellStart"/>
      <w:r w:rsidRPr="00670779">
        <w:rPr>
          <w:b/>
        </w:rPr>
        <w:t>IGD_images</w:t>
      </w:r>
      <w:proofErr w:type="spellEnd"/>
      <w:r>
        <w:t xml:space="preserve"> </w:t>
      </w:r>
      <w:r w:rsidR="00FC6D94">
        <w:t xml:space="preserve">folder </w:t>
      </w:r>
      <w:r>
        <w:t xml:space="preserve">to </w:t>
      </w:r>
      <w:proofErr w:type="spellStart"/>
      <w:r w:rsidR="00FC6D94">
        <w:t>C</w:t>
      </w:r>
      <w:r w:rsidRPr="00E56843">
        <w:t>ognos</w:t>
      </w:r>
      <w:proofErr w:type="spellEnd"/>
      <w:r w:rsidR="00FC6D94">
        <w:t xml:space="preserve"> Home</w:t>
      </w:r>
      <w:r w:rsidRPr="00E56843">
        <w:t>/</w:t>
      </w:r>
      <w:proofErr w:type="spellStart"/>
      <w:r>
        <w:t>webcontent</w:t>
      </w:r>
      <w:proofErr w:type="spellEnd"/>
      <w:r w:rsidR="00DA7C0B">
        <w:t xml:space="preserve"> folder.</w:t>
      </w:r>
    </w:p>
    <w:p w14:paraId="078659BB" w14:textId="77777777" w:rsidR="008A1E9F" w:rsidRDefault="008A1E9F" w:rsidP="00185743"/>
    <w:p w14:paraId="482D1980" w14:textId="77777777" w:rsidR="008A1E9F" w:rsidRPr="00FC6D94" w:rsidRDefault="008A1E9F" w:rsidP="00FC6D94">
      <w:pPr>
        <w:pStyle w:val="Heading1"/>
      </w:pPr>
      <w:r w:rsidRPr="00FC6D94">
        <w:t>Update link on IIS Launc</w:t>
      </w:r>
      <w:r w:rsidR="007A3297" w:rsidRPr="00FC6D94">
        <w:t>h</w:t>
      </w:r>
      <w:r w:rsidRPr="00FC6D94">
        <w:t>pad portal</w:t>
      </w:r>
    </w:p>
    <w:p w14:paraId="05381F0F" w14:textId="77777777" w:rsidR="00185743" w:rsidRDefault="00185743" w:rsidP="00185743"/>
    <w:p w14:paraId="0CD7E283" w14:textId="691CCFD0" w:rsidR="00DA7CBC" w:rsidRDefault="00DA7CBC" w:rsidP="00185743">
      <w:r>
        <w:t xml:space="preserve">Ensure you have write access to the file under </w:t>
      </w:r>
      <w:r w:rsidRPr="00FC6D94">
        <w:rPr>
          <w:rFonts w:ascii="Courier New" w:hAnsi="Courier New" w:cs="Courier New"/>
          <w:sz w:val="20"/>
          <w:szCs w:val="20"/>
        </w:rPr>
        <w:t>/IBM/</w:t>
      </w:r>
      <w:proofErr w:type="spellStart"/>
      <w:r w:rsidRPr="00FC6D94">
        <w:rPr>
          <w:rFonts w:ascii="Courier New" w:hAnsi="Courier New" w:cs="Courier New"/>
          <w:sz w:val="20"/>
          <w:szCs w:val="20"/>
        </w:rPr>
        <w:t>InformationServer</w:t>
      </w:r>
      <w:proofErr w:type="spellEnd"/>
      <w:r w:rsidRPr="00FC6D94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C6D94">
        <w:rPr>
          <w:rFonts w:ascii="Courier New" w:hAnsi="Courier New" w:cs="Courier New"/>
          <w:sz w:val="20"/>
          <w:szCs w:val="20"/>
        </w:rPr>
        <w:t>ASBServer</w:t>
      </w:r>
      <w:proofErr w:type="spellEnd"/>
      <w:r>
        <w:t xml:space="preserve"> /</w:t>
      </w:r>
      <w:proofErr w:type="spellStart"/>
      <w:r>
        <w:t>conf</w:t>
      </w:r>
      <w:proofErr w:type="spellEnd"/>
      <w:r>
        <w:t>/</w:t>
      </w:r>
      <w:proofErr w:type="spellStart"/>
      <w:r>
        <w:t>database</w:t>
      </w:r>
      <w:r w:rsidRPr="00DA7CBC">
        <w:t>.properties</w:t>
      </w:r>
      <w:proofErr w:type="spellEnd"/>
    </w:p>
    <w:p w14:paraId="266CF85E" w14:textId="77777777" w:rsidR="00DA7CBC" w:rsidRDefault="00DA7CBC" w:rsidP="00185743"/>
    <w:p w14:paraId="550C254A" w14:textId="1A115816" w:rsidR="003A570A" w:rsidRDefault="003A570A" w:rsidP="00185743">
      <w:r>
        <w:t>Execute command:</w:t>
      </w:r>
    </w:p>
    <w:p w14:paraId="4DFF737B" w14:textId="77777777" w:rsidR="003A570A" w:rsidRDefault="003A570A" w:rsidP="00185743"/>
    <w:p w14:paraId="3BB4E437" w14:textId="4901A2DC" w:rsidR="00185743" w:rsidRDefault="003A570A" w:rsidP="00185743">
      <w:r w:rsidRPr="00FC6D94">
        <w:rPr>
          <w:rFonts w:ascii="Courier New" w:hAnsi="Courier New" w:cs="Courier New"/>
          <w:sz w:val="20"/>
          <w:szCs w:val="20"/>
        </w:rPr>
        <w:t>/IBM/</w:t>
      </w:r>
      <w:proofErr w:type="spellStart"/>
      <w:r w:rsidRPr="00FC6D94">
        <w:rPr>
          <w:rFonts w:ascii="Courier New" w:hAnsi="Courier New" w:cs="Courier New"/>
          <w:sz w:val="20"/>
          <w:szCs w:val="20"/>
        </w:rPr>
        <w:t>InformationServer</w:t>
      </w:r>
      <w:proofErr w:type="spellEnd"/>
      <w:r w:rsidRPr="00FC6D94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C6D94">
        <w:rPr>
          <w:rFonts w:ascii="Courier New" w:hAnsi="Courier New" w:cs="Courier New"/>
          <w:sz w:val="20"/>
          <w:szCs w:val="20"/>
        </w:rPr>
        <w:t>ASBServer</w:t>
      </w:r>
      <w:proofErr w:type="spellEnd"/>
      <w:r w:rsidRPr="00FC6D94">
        <w:rPr>
          <w:rFonts w:ascii="Courier New" w:hAnsi="Courier New" w:cs="Courier New"/>
          <w:sz w:val="20"/>
          <w:szCs w:val="20"/>
        </w:rPr>
        <w:t>/bin/</w:t>
      </w:r>
      <w:proofErr w:type="spellStart"/>
      <w:r w:rsidRPr="00FC6D94">
        <w:rPr>
          <w:rFonts w:ascii="Courier New" w:hAnsi="Courier New" w:cs="Courier New"/>
          <w:sz w:val="20"/>
          <w:szCs w:val="20"/>
        </w:rPr>
        <w:t>iisAdmin</w:t>
      </w:r>
      <w:proofErr w:type="spellEnd"/>
      <w:r w:rsidRPr="00FC6D94">
        <w:rPr>
          <w:rFonts w:ascii="Courier New" w:hAnsi="Courier New" w:cs="Courier New"/>
          <w:sz w:val="20"/>
          <w:szCs w:val="20"/>
        </w:rPr>
        <w:t xml:space="preserve"> </w:t>
      </w:r>
      <w:r w:rsidR="00DA7CBC" w:rsidRPr="00DA7CBC">
        <w:rPr>
          <w:rFonts w:ascii="Courier New" w:hAnsi="Courier New" w:cs="Courier New"/>
          <w:sz w:val="20"/>
          <w:szCs w:val="20"/>
        </w:rPr>
        <w:t>-set -key "com.ibm.iis.launchpad.application.IGD.url" -value "https://</w:t>
      </w:r>
      <w:ins w:id="130" w:author="Wendy Zhu" w:date="2021-04-06T11:21:00Z">
        <w:r w:rsidR="003D59D8">
          <w:rPr>
            <w:rFonts w:ascii="Courier New" w:hAnsi="Courier New" w:cs="Courier New"/>
            <w:sz w:val="20"/>
            <w:szCs w:val="20"/>
          </w:rPr>
          <w:t>n</w:t>
        </w:r>
      </w:ins>
      <w:del w:id="131" w:author="Wendy Zhu" w:date="2021-04-06T11:21:00Z">
        <w:r w:rsidR="00DA7CBC" w:rsidRPr="00DA7CBC" w:rsidDel="003D59D8">
          <w:rPr>
            <w:rFonts w:ascii="Courier New" w:hAnsi="Courier New" w:cs="Courier New"/>
            <w:sz w:val="20"/>
            <w:szCs w:val="20"/>
          </w:rPr>
          <w:delText>d</w:delText>
        </w:r>
      </w:del>
      <w:r w:rsidR="00DA7CBC" w:rsidRPr="00DA7CBC">
        <w:rPr>
          <w:rFonts w:ascii="Courier New" w:hAnsi="Courier New" w:cs="Courier New"/>
          <w:sz w:val="20"/>
          <w:szCs w:val="20"/>
        </w:rPr>
        <w:t>lnxwb</w:t>
      </w:r>
      <w:ins w:id="132" w:author="Wendy Zhu" w:date="2021-04-06T11:21:00Z">
        <w:r w:rsidR="003D59D8">
          <w:rPr>
            <w:rFonts w:ascii="Courier New" w:hAnsi="Courier New" w:cs="Courier New"/>
            <w:sz w:val="20"/>
            <w:szCs w:val="20"/>
          </w:rPr>
          <w:t>2</w:t>
        </w:r>
      </w:ins>
      <w:del w:id="133" w:author="Wendy Zhu" w:date="2021-04-06T11:21:00Z">
        <w:r w:rsidR="00DA7CBC" w:rsidRPr="00DA7CBC" w:rsidDel="003D59D8">
          <w:rPr>
            <w:rFonts w:ascii="Courier New" w:hAnsi="Courier New" w:cs="Courier New"/>
            <w:sz w:val="20"/>
            <w:szCs w:val="20"/>
          </w:rPr>
          <w:delText>7</w:delText>
        </w:r>
      </w:del>
      <w:r w:rsidR="00DA7CBC" w:rsidRPr="00DA7CBC">
        <w:rPr>
          <w:rFonts w:ascii="Courier New" w:hAnsi="Courier New" w:cs="Courier New"/>
          <w:sz w:val="20"/>
          <w:szCs w:val="20"/>
        </w:rPr>
        <w:t>1.wsib.on.ca:1</w:t>
      </w:r>
      <w:ins w:id="134" w:author="Wendy Zhu" w:date="2021-04-06T11:21:00Z">
        <w:r w:rsidR="003D59D8">
          <w:rPr>
            <w:rFonts w:ascii="Courier New" w:hAnsi="Courier New" w:cs="Courier New"/>
            <w:sz w:val="20"/>
            <w:szCs w:val="20"/>
          </w:rPr>
          <w:t>1</w:t>
        </w:r>
      </w:ins>
      <w:del w:id="135" w:author="Wendy Zhu" w:date="2021-04-06T11:21:00Z">
        <w:r w:rsidR="00DA7CBC" w:rsidRPr="00DA7CBC" w:rsidDel="003D59D8">
          <w:rPr>
            <w:rFonts w:ascii="Courier New" w:hAnsi="Courier New" w:cs="Courier New"/>
            <w:sz w:val="20"/>
            <w:szCs w:val="20"/>
          </w:rPr>
          <w:delText>0</w:delText>
        </w:r>
      </w:del>
      <w:r w:rsidR="00DA7CBC" w:rsidRPr="00DA7CBC">
        <w:rPr>
          <w:rFonts w:ascii="Courier New" w:hAnsi="Courier New" w:cs="Courier New"/>
          <w:sz w:val="20"/>
          <w:szCs w:val="20"/>
        </w:rPr>
        <w:t>080/ibmcognos/cgi-bin/cognos.cgi?b_action=xts.run&amp;m=portal/main.xts&amp;m_redirect_windowmode=2&amp;m_redirect=%2fibmcognos%2fcgi-bin%2fcognos.cgi%3fb_action%3dxts.run%26m%3dportal%2flaunch.xts%26ui.gateway%3d%252fibmcognos%252fcgi-bin%252fcognos.cgi%26ui.tool%3dDashboardConsole%26ui.action%3dedit%26ui.atompath%3dPublic%252520Folders%252fInformation%252520Governance%252520Dashboard%252fInformation%252520Governance%252520Workspace&amp;m_redirect_uitool=DashboardConsole"</w:t>
      </w:r>
    </w:p>
    <w:p w14:paraId="25A3EC45" w14:textId="3901D86A" w:rsidR="00112D9B" w:rsidRDefault="00112D9B" w:rsidP="00FC6D94">
      <w:pPr>
        <w:pStyle w:val="Heading1"/>
      </w:pPr>
      <w:r>
        <w:lastRenderedPageBreak/>
        <w:t>Restart IGD in WAS console</w:t>
      </w:r>
      <w:ins w:id="136" w:author="Wendy Zhu" w:date="2021-04-07T14:23:00Z">
        <w:r w:rsidR="007F52A3">
          <w:t xml:space="preserve"> (No need to execute in BAT</w:t>
        </w:r>
        <w:bookmarkStart w:id="137" w:name="_GoBack"/>
        <w:bookmarkEnd w:id="137"/>
        <w:r w:rsidR="007F52A3">
          <w:t>)</w:t>
        </w:r>
      </w:ins>
    </w:p>
    <w:p w14:paraId="1CABE830" w14:textId="77777777" w:rsidR="009B45F3" w:rsidRDefault="00112D9B" w:rsidP="00185743">
      <w:r>
        <w:rPr>
          <w:noProof/>
        </w:rPr>
        <w:drawing>
          <wp:inline distT="0" distB="0" distL="0" distR="0" wp14:anchorId="241DF495" wp14:editId="2C3CCDB3">
            <wp:extent cx="4791597" cy="3740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888" cy="37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84C5" w14:textId="4BBF8421" w:rsidR="00D96FDD" w:rsidRDefault="00D96FDD">
      <w:pPr>
        <w:rPr>
          <w:b/>
          <w:sz w:val="32"/>
          <w:szCs w:val="32"/>
        </w:rPr>
      </w:pPr>
    </w:p>
    <w:p w14:paraId="0D3CC5AD" w14:textId="77777777" w:rsidR="00FC6D94" w:rsidRDefault="00FC6D94">
      <w:pPr>
        <w:rPr>
          <w:b/>
          <w:sz w:val="32"/>
          <w:szCs w:val="32"/>
        </w:rPr>
      </w:pPr>
    </w:p>
    <w:sectPr w:rsidR="00FC6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SansPr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30BED"/>
    <w:multiLevelType w:val="hybridMultilevel"/>
    <w:tmpl w:val="D1D2E260"/>
    <w:lvl w:ilvl="0" w:tplc="196EE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30886"/>
    <w:multiLevelType w:val="hybridMultilevel"/>
    <w:tmpl w:val="530EA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E7B35"/>
    <w:multiLevelType w:val="multilevel"/>
    <w:tmpl w:val="9D04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F73FE7"/>
    <w:multiLevelType w:val="hybridMultilevel"/>
    <w:tmpl w:val="13C86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3A69D9"/>
    <w:multiLevelType w:val="hybridMultilevel"/>
    <w:tmpl w:val="58088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621CA9"/>
    <w:multiLevelType w:val="hybridMultilevel"/>
    <w:tmpl w:val="0068DFF8"/>
    <w:lvl w:ilvl="0" w:tplc="C87E239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7F33EE"/>
    <w:multiLevelType w:val="hybridMultilevel"/>
    <w:tmpl w:val="87A41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135EA"/>
    <w:multiLevelType w:val="multilevel"/>
    <w:tmpl w:val="28BC3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D16349"/>
    <w:multiLevelType w:val="hybridMultilevel"/>
    <w:tmpl w:val="9C1421F8"/>
    <w:lvl w:ilvl="0" w:tplc="9390920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3D2B1A"/>
    <w:multiLevelType w:val="hybridMultilevel"/>
    <w:tmpl w:val="CC7EAB40"/>
    <w:lvl w:ilvl="0" w:tplc="469658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340020"/>
    <w:multiLevelType w:val="hybridMultilevel"/>
    <w:tmpl w:val="7306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5"/>
  </w:num>
  <w:num w:numId="9">
    <w:abstractNumId w:val="3"/>
  </w:num>
  <w:num w:numId="10">
    <w:abstractNumId w:val="0"/>
  </w:num>
  <w:num w:numId="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endy Zhu">
    <w15:presenceInfo w15:providerId="AD" w15:userId="S-1-5-21-385244701-836922160-9522986-18578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81B"/>
    <w:rsid w:val="00023A9F"/>
    <w:rsid w:val="00055661"/>
    <w:rsid w:val="0006779B"/>
    <w:rsid w:val="00087AF0"/>
    <w:rsid w:val="000D14F3"/>
    <w:rsid w:val="000D25F5"/>
    <w:rsid w:val="00101D8E"/>
    <w:rsid w:val="00112D9B"/>
    <w:rsid w:val="0016181B"/>
    <w:rsid w:val="0018304D"/>
    <w:rsid w:val="00185743"/>
    <w:rsid w:val="0019234B"/>
    <w:rsid w:val="001B1324"/>
    <w:rsid w:val="00200FCD"/>
    <w:rsid w:val="0021716F"/>
    <w:rsid w:val="00220BCB"/>
    <w:rsid w:val="002252E0"/>
    <w:rsid w:val="00231C3A"/>
    <w:rsid w:val="00234CB0"/>
    <w:rsid w:val="00243B1A"/>
    <w:rsid w:val="0026791E"/>
    <w:rsid w:val="00280357"/>
    <w:rsid w:val="002A0B93"/>
    <w:rsid w:val="002B718D"/>
    <w:rsid w:val="002B75C8"/>
    <w:rsid w:val="002B7E4A"/>
    <w:rsid w:val="002C5756"/>
    <w:rsid w:val="002D1B9C"/>
    <w:rsid w:val="00311222"/>
    <w:rsid w:val="00333EC1"/>
    <w:rsid w:val="0036299F"/>
    <w:rsid w:val="003A570A"/>
    <w:rsid w:val="003D2BB6"/>
    <w:rsid w:val="003D4EB1"/>
    <w:rsid w:val="003D59D8"/>
    <w:rsid w:val="00405A3B"/>
    <w:rsid w:val="00421214"/>
    <w:rsid w:val="004775C6"/>
    <w:rsid w:val="004E14F7"/>
    <w:rsid w:val="004E3C27"/>
    <w:rsid w:val="005B5390"/>
    <w:rsid w:val="005B6904"/>
    <w:rsid w:val="005D60B7"/>
    <w:rsid w:val="006008FC"/>
    <w:rsid w:val="00601682"/>
    <w:rsid w:val="00603205"/>
    <w:rsid w:val="00636A0D"/>
    <w:rsid w:val="00651B65"/>
    <w:rsid w:val="00670779"/>
    <w:rsid w:val="0067360B"/>
    <w:rsid w:val="006E0460"/>
    <w:rsid w:val="006E663A"/>
    <w:rsid w:val="00703D7B"/>
    <w:rsid w:val="007076C6"/>
    <w:rsid w:val="00722B51"/>
    <w:rsid w:val="007757BF"/>
    <w:rsid w:val="00786AE1"/>
    <w:rsid w:val="007A3297"/>
    <w:rsid w:val="007A7B46"/>
    <w:rsid w:val="007C38CC"/>
    <w:rsid w:val="007C6248"/>
    <w:rsid w:val="007F52A3"/>
    <w:rsid w:val="008303A1"/>
    <w:rsid w:val="00851E93"/>
    <w:rsid w:val="00853508"/>
    <w:rsid w:val="00871391"/>
    <w:rsid w:val="008A1E9F"/>
    <w:rsid w:val="008A21BB"/>
    <w:rsid w:val="008A7B22"/>
    <w:rsid w:val="008F3872"/>
    <w:rsid w:val="008F73F9"/>
    <w:rsid w:val="009540BC"/>
    <w:rsid w:val="00973964"/>
    <w:rsid w:val="00981123"/>
    <w:rsid w:val="00993E32"/>
    <w:rsid w:val="0099516B"/>
    <w:rsid w:val="009A7099"/>
    <w:rsid w:val="009B45F3"/>
    <w:rsid w:val="009C3CAB"/>
    <w:rsid w:val="00AD686B"/>
    <w:rsid w:val="00AE0B59"/>
    <w:rsid w:val="00AE0B62"/>
    <w:rsid w:val="00AE5B2E"/>
    <w:rsid w:val="00AF1517"/>
    <w:rsid w:val="00B0704D"/>
    <w:rsid w:val="00B13931"/>
    <w:rsid w:val="00B3460C"/>
    <w:rsid w:val="00B95253"/>
    <w:rsid w:val="00B9721F"/>
    <w:rsid w:val="00BA3CD4"/>
    <w:rsid w:val="00BC71C5"/>
    <w:rsid w:val="00BD0FBC"/>
    <w:rsid w:val="00BD3F5A"/>
    <w:rsid w:val="00C5738F"/>
    <w:rsid w:val="00CC0023"/>
    <w:rsid w:val="00CD4247"/>
    <w:rsid w:val="00D32CCE"/>
    <w:rsid w:val="00D4360D"/>
    <w:rsid w:val="00D96FDD"/>
    <w:rsid w:val="00DA7C0B"/>
    <w:rsid w:val="00DA7CBC"/>
    <w:rsid w:val="00DB0853"/>
    <w:rsid w:val="00E267FA"/>
    <w:rsid w:val="00E370DC"/>
    <w:rsid w:val="00E56843"/>
    <w:rsid w:val="00E654F4"/>
    <w:rsid w:val="00ED208B"/>
    <w:rsid w:val="00F07B29"/>
    <w:rsid w:val="00F11F96"/>
    <w:rsid w:val="00F4412B"/>
    <w:rsid w:val="00F51CAA"/>
    <w:rsid w:val="00FA10AC"/>
    <w:rsid w:val="00FB198B"/>
    <w:rsid w:val="00FB44CA"/>
    <w:rsid w:val="00FC6D94"/>
    <w:rsid w:val="00FF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139E3"/>
  <w15:chartTrackingRefBased/>
  <w15:docId w15:val="{D53B7290-1CC4-4B34-8FE5-4AADF04B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0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7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684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070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lainText">
    <w:name w:val="Plain Text"/>
    <w:basedOn w:val="Normal"/>
    <w:link w:val="PlainTextChar"/>
    <w:uiPriority w:val="99"/>
    <w:unhideWhenUsed/>
    <w:rsid w:val="00D96FD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96FDD"/>
    <w:rPr>
      <w:rFonts w:ascii="Consolas" w:hAnsi="Consolas"/>
      <w:sz w:val="21"/>
      <w:szCs w:val="21"/>
    </w:rPr>
  </w:style>
  <w:style w:type="character" w:customStyle="1" w:styleId="ph">
    <w:name w:val="ph"/>
    <w:basedOn w:val="DefaultParagraphFont"/>
    <w:rsid w:val="00871391"/>
  </w:style>
  <w:style w:type="character" w:customStyle="1" w:styleId="cmd">
    <w:name w:val="cmd"/>
    <w:basedOn w:val="DefaultParagraphFont"/>
    <w:rsid w:val="00871391"/>
  </w:style>
  <w:style w:type="character" w:customStyle="1" w:styleId="keyword">
    <w:name w:val="keyword"/>
    <w:basedOn w:val="DefaultParagraphFont"/>
    <w:rsid w:val="00871391"/>
  </w:style>
  <w:style w:type="paragraph" w:styleId="BalloonText">
    <w:name w:val="Balloon Text"/>
    <w:basedOn w:val="Normal"/>
    <w:link w:val="BalloonTextChar"/>
    <w:uiPriority w:val="99"/>
    <w:semiHidden/>
    <w:unhideWhenUsed/>
    <w:rsid w:val="00786AE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AE1"/>
    <w:rPr>
      <w:rFonts w:ascii="Segoe UI" w:hAnsi="Segoe UI" w:cs="Segoe UI"/>
      <w:sz w:val="18"/>
      <w:szCs w:val="18"/>
    </w:rPr>
  </w:style>
  <w:style w:type="character" w:customStyle="1" w:styleId="breadcrumb5">
    <w:name w:val="breadcrumb5"/>
    <w:basedOn w:val="DefaultParagraphFont"/>
    <w:rsid w:val="00973964"/>
    <w:rPr>
      <w:shd w:val="clear" w:color="auto" w:fill="F5F5F5"/>
    </w:rPr>
  </w:style>
  <w:style w:type="character" w:customStyle="1" w:styleId="breadcrumb">
    <w:name w:val="breadcrumb"/>
    <w:basedOn w:val="DefaultParagraphFont"/>
    <w:rsid w:val="00973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2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cid:image008.png@01D724AC.6AA5BAE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1791F-BF78-49A0-A826-8CDB3C26C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12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Madhukar</dc:creator>
  <cp:keywords/>
  <dc:description/>
  <cp:lastModifiedBy>Wendy Zhu</cp:lastModifiedBy>
  <cp:revision>14</cp:revision>
  <dcterms:created xsi:type="dcterms:W3CDTF">2021-02-23T14:36:00Z</dcterms:created>
  <dcterms:modified xsi:type="dcterms:W3CDTF">2021-04-07T18:23:00Z</dcterms:modified>
</cp:coreProperties>
</file>